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2F715" w14:textId="6213DAFF" w:rsidR="00B75D16" w:rsidRPr="00C539B7" w:rsidRDefault="00B91B84" w:rsidP="00C539B7">
      <w:pPr>
        <w:pStyle w:val="Heading1"/>
        <w:rPr>
          <w:rFonts w:ascii="Segoe UI" w:hAnsi="Segoe UI" w:cs="Segoe UI"/>
          <w:b/>
          <w:bCs/>
        </w:rPr>
      </w:pPr>
      <w:r w:rsidRPr="00C539B7">
        <w:rPr>
          <w:rFonts w:ascii="Segoe UI" w:hAnsi="Segoe UI" w:cs="Segoe UI"/>
          <w:b/>
          <w:bCs/>
        </w:rPr>
        <w:t>Introduction to MSIX</w:t>
      </w:r>
    </w:p>
    <w:p w14:paraId="5D5A8F23" w14:textId="072DF7B0" w:rsidR="00B91B84" w:rsidRPr="00C575E1" w:rsidRDefault="00B91B84" w:rsidP="00C575E1">
      <w:pPr>
        <w:jc w:val="both"/>
        <w:rPr>
          <w:rFonts w:ascii="Segoe UI" w:hAnsi="Segoe UI" w:cs="Segoe UI"/>
          <w:sz w:val="24"/>
          <w:szCs w:val="24"/>
        </w:rPr>
      </w:pPr>
      <w:r w:rsidRPr="00C575E1">
        <w:rPr>
          <w:rFonts w:ascii="Segoe UI" w:hAnsi="Segoe UI" w:cs="Segoe UI"/>
          <w:sz w:val="24"/>
          <w:szCs w:val="24"/>
        </w:rPr>
        <w:t xml:space="preserve">MSIX is a modern app packaging technology that provides a cleaner and more reliable experience for app installation. To learn more about MSIX as a packaging format and all its benefits, check out the </w:t>
      </w:r>
      <w:hyperlink r:id="rId5" w:history="1">
        <w:r w:rsidRPr="00C539B7">
          <w:rPr>
            <w:rStyle w:val="Hyperlink"/>
            <w:rFonts w:ascii="Segoe UI" w:hAnsi="Segoe UI" w:cs="Segoe UI"/>
            <w:sz w:val="24"/>
            <w:szCs w:val="24"/>
          </w:rPr>
          <w:t>MSIX Overview documentation</w:t>
        </w:r>
      </w:hyperlink>
      <w:r w:rsidRPr="00C575E1">
        <w:rPr>
          <w:rFonts w:ascii="Segoe UI" w:hAnsi="Segoe UI" w:cs="Segoe UI"/>
          <w:sz w:val="24"/>
          <w:szCs w:val="24"/>
        </w:rPr>
        <w:t>.</w:t>
      </w:r>
    </w:p>
    <w:p w14:paraId="7CB523EF" w14:textId="55A98DDA" w:rsidR="00B91B84" w:rsidRPr="00C575E1" w:rsidRDefault="00B91B84" w:rsidP="00C575E1">
      <w:pPr>
        <w:jc w:val="both"/>
        <w:rPr>
          <w:rFonts w:ascii="Segoe UI" w:hAnsi="Segoe UI" w:cs="Segoe UI"/>
          <w:sz w:val="24"/>
          <w:szCs w:val="24"/>
        </w:rPr>
      </w:pPr>
      <w:r w:rsidRPr="00C575E1">
        <w:rPr>
          <w:rFonts w:ascii="Segoe UI" w:hAnsi="Segoe UI" w:cs="Segoe UI"/>
          <w:sz w:val="24"/>
          <w:szCs w:val="24"/>
        </w:rPr>
        <w:t xml:space="preserve">This guide will be helpful to you if you have existing installers that are either no longer in development, or you don't own the source code. If you do own the source code, check out the documentation on </w:t>
      </w:r>
      <w:hyperlink r:id="rId6" w:history="1">
        <w:r w:rsidRPr="000D4965">
          <w:rPr>
            <w:rStyle w:val="Hyperlink"/>
            <w:rFonts w:ascii="Segoe UI" w:hAnsi="Segoe UI" w:cs="Segoe UI"/>
            <w:sz w:val="24"/>
            <w:szCs w:val="24"/>
          </w:rPr>
          <w:t>how to generate an MSIX from source code</w:t>
        </w:r>
      </w:hyperlink>
      <w:r w:rsidRPr="00C575E1">
        <w:rPr>
          <w:rFonts w:ascii="Segoe UI" w:hAnsi="Segoe UI" w:cs="Segoe UI"/>
          <w:sz w:val="24"/>
          <w:szCs w:val="24"/>
        </w:rPr>
        <w:t>.</w:t>
      </w:r>
    </w:p>
    <w:p w14:paraId="43AB6481" w14:textId="0D5C3C6C" w:rsidR="00B91B84" w:rsidRPr="00C575E1" w:rsidRDefault="00B91B84" w:rsidP="00C575E1">
      <w:pPr>
        <w:jc w:val="both"/>
        <w:rPr>
          <w:rFonts w:ascii="Segoe UI" w:hAnsi="Segoe UI" w:cs="Segoe UI"/>
          <w:sz w:val="24"/>
          <w:szCs w:val="24"/>
        </w:rPr>
      </w:pPr>
      <w:r w:rsidRPr="00C575E1">
        <w:rPr>
          <w:rFonts w:ascii="Segoe UI" w:hAnsi="Segoe UI" w:cs="Segoe UI"/>
          <w:sz w:val="24"/>
          <w:szCs w:val="24"/>
        </w:rPr>
        <w:t xml:space="preserve">This documentation will show you how to use the MSIX Packaging Tool to </w:t>
      </w:r>
      <w:r w:rsidR="00BE6BB5">
        <w:rPr>
          <w:rFonts w:ascii="Segoe UI" w:hAnsi="Segoe UI" w:cs="Segoe UI"/>
          <w:sz w:val="24"/>
          <w:szCs w:val="24"/>
        </w:rPr>
        <w:t xml:space="preserve">create an MSIX package from </w:t>
      </w:r>
      <w:r w:rsidRPr="00C575E1">
        <w:rPr>
          <w:rFonts w:ascii="Segoe UI" w:hAnsi="Segoe UI" w:cs="Segoe UI"/>
          <w:sz w:val="24"/>
          <w:szCs w:val="24"/>
        </w:rPr>
        <w:t>any installer you have. Once you've got an MSIX, we've also got information on how to fix runtime issues using the Package Support Framework.</w:t>
      </w:r>
    </w:p>
    <w:p w14:paraId="1988F770" w14:textId="79C1D7AC" w:rsidR="00C575E1" w:rsidRPr="00172A50" w:rsidRDefault="00C575E1" w:rsidP="00172A50">
      <w:pPr>
        <w:pStyle w:val="Heading1"/>
        <w:rPr>
          <w:rFonts w:ascii="Segoe UI" w:hAnsi="Segoe UI" w:cs="Segoe UI"/>
          <w:b/>
          <w:bCs/>
          <w:sz w:val="28"/>
          <w:szCs w:val="28"/>
        </w:rPr>
      </w:pPr>
      <w:r w:rsidRPr="4657CC24">
        <w:rPr>
          <w:rFonts w:ascii="Segoe UI" w:hAnsi="Segoe UI" w:cs="Segoe UI"/>
          <w:b/>
          <w:bCs/>
          <w:sz w:val="28"/>
          <w:szCs w:val="28"/>
        </w:rPr>
        <w:t>Using the MSIX Packaging tool</w:t>
      </w:r>
    </w:p>
    <w:p w14:paraId="5C515BA5" w14:textId="6550AF15" w:rsidR="00172A50" w:rsidRDefault="00172A50" w:rsidP="00172A50">
      <w:pPr>
        <w:jc w:val="both"/>
        <w:rPr>
          <w:rFonts w:ascii="Segoe UI" w:hAnsi="Segoe UI" w:cs="Segoe UI"/>
          <w:sz w:val="24"/>
          <w:szCs w:val="24"/>
        </w:rPr>
      </w:pPr>
      <w:r w:rsidRPr="00172A50">
        <w:rPr>
          <w:rFonts w:ascii="Segoe UI" w:hAnsi="Segoe UI" w:cs="Segoe UI"/>
          <w:sz w:val="24"/>
          <w:szCs w:val="24"/>
        </w:rPr>
        <w:t xml:space="preserve">The MSIX Packaging Tool enables you to repackage your existing desktop applications to the MSIX format. It offers both an interactive UI and a command line for </w:t>
      </w:r>
      <w:r w:rsidR="00644652" w:rsidRPr="00172A50">
        <w:rPr>
          <w:rFonts w:ascii="Segoe UI" w:hAnsi="Segoe UI" w:cs="Segoe UI"/>
          <w:sz w:val="24"/>
          <w:szCs w:val="24"/>
        </w:rPr>
        <w:t>conversions and</w:t>
      </w:r>
      <w:r w:rsidRPr="00172A50">
        <w:rPr>
          <w:rFonts w:ascii="Segoe UI" w:hAnsi="Segoe UI" w:cs="Segoe UI"/>
          <w:sz w:val="24"/>
          <w:szCs w:val="24"/>
        </w:rPr>
        <w:t xml:space="preserve"> gives you the ability to convert an application without having the source code.</w:t>
      </w:r>
    </w:p>
    <w:p w14:paraId="2BB81120" w14:textId="0A55D0B1" w:rsidR="007556B7" w:rsidRPr="00E31162" w:rsidRDefault="007556B7" w:rsidP="00172A50">
      <w:pPr>
        <w:jc w:val="both"/>
        <w:rPr>
          <w:rFonts w:ascii="Segoe UI" w:hAnsi="Segoe UI" w:cs="Segoe UI"/>
          <w:b/>
          <w:bCs/>
          <w:sz w:val="24"/>
          <w:szCs w:val="24"/>
        </w:rPr>
      </w:pPr>
      <w:r w:rsidRPr="00E31162">
        <w:rPr>
          <w:rFonts w:ascii="Segoe UI" w:hAnsi="Segoe UI" w:cs="Segoe UI"/>
          <w:b/>
          <w:bCs/>
          <w:sz w:val="24"/>
          <w:szCs w:val="24"/>
        </w:rPr>
        <w:t>Step 1: Create a Hyper-V environment</w:t>
      </w:r>
    </w:p>
    <w:p w14:paraId="4B581C25" w14:textId="797A46DA" w:rsidR="00DD43E5" w:rsidRDefault="007556B7" w:rsidP="00DD43E5">
      <w:pPr>
        <w:jc w:val="both"/>
        <w:rPr>
          <w:rFonts w:ascii="Segoe UI" w:hAnsi="Segoe UI" w:cs="Segoe UI"/>
          <w:sz w:val="24"/>
          <w:szCs w:val="24"/>
        </w:rPr>
      </w:pPr>
      <w:r w:rsidRPr="00C575E1">
        <w:rPr>
          <w:rFonts w:ascii="Segoe UI" w:hAnsi="Segoe UI" w:cs="Segoe UI"/>
          <w:sz w:val="24"/>
          <w:szCs w:val="24"/>
        </w:rPr>
        <w:t>When preparing to convert you</w:t>
      </w:r>
      <w:r>
        <w:rPr>
          <w:rFonts w:ascii="Segoe UI" w:hAnsi="Segoe UI" w:cs="Segoe UI"/>
          <w:sz w:val="24"/>
          <w:szCs w:val="24"/>
        </w:rPr>
        <w:t>r</w:t>
      </w:r>
      <w:r w:rsidRPr="00C575E1">
        <w:rPr>
          <w:rFonts w:ascii="Segoe UI" w:hAnsi="Segoe UI" w:cs="Segoe UI"/>
          <w:sz w:val="24"/>
          <w:szCs w:val="24"/>
        </w:rPr>
        <w:t xml:space="preserve"> application to MSIX, we recommend that you get a </w:t>
      </w:r>
      <w:hyperlink r:id="rId7">
        <w:r w:rsidRPr="38432369">
          <w:rPr>
            <w:rStyle w:val="Hyperlink"/>
            <w:rFonts w:ascii="Segoe UI" w:hAnsi="Segoe UI" w:cs="Segoe UI"/>
            <w:sz w:val="24"/>
            <w:szCs w:val="24"/>
          </w:rPr>
          <w:t>clean environment</w:t>
        </w:r>
      </w:hyperlink>
      <w:r w:rsidRPr="38432369">
        <w:rPr>
          <w:rFonts w:ascii="Segoe UI" w:hAnsi="Segoe UI" w:cs="Segoe UI"/>
          <w:sz w:val="24"/>
          <w:szCs w:val="24"/>
        </w:rPr>
        <w:t>.</w:t>
      </w:r>
      <w:r>
        <w:rPr>
          <w:rFonts w:ascii="Segoe UI" w:hAnsi="Segoe UI" w:cs="Segoe UI"/>
          <w:sz w:val="24"/>
          <w:szCs w:val="24"/>
        </w:rPr>
        <w:t xml:space="preserve"> </w:t>
      </w:r>
      <w:r w:rsidR="5174BC54" w:rsidRPr="19F9AFB3">
        <w:rPr>
          <w:rFonts w:ascii="Segoe UI" w:hAnsi="Segoe UI" w:cs="Segoe UI"/>
          <w:sz w:val="24"/>
          <w:szCs w:val="24"/>
        </w:rPr>
        <w:t xml:space="preserve">It ensures the capture process is optimal during package conversion. </w:t>
      </w:r>
      <w:r>
        <w:rPr>
          <w:rFonts w:ascii="Segoe UI" w:hAnsi="Segoe UI" w:cs="Segoe UI"/>
          <w:sz w:val="24"/>
          <w:szCs w:val="24"/>
        </w:rPr>
        <w:t>We recommend y</w:t>
      </w:r>
      <w:r w:rsidRPr="65C4FDDE">
        <w:rPr>
          <w:rFonts w:ascii="Segoe UI" w:hAnsi="Segoe UI" w:cs="Segoe UI"/>
          <w:sz w:val="24"/>
          <w:szCs w:val="24"/>
        </w:rPr>
        <w:t>ou create a virtual environment for MSIX packaging projects using the </w:t>
      </w:r>
      <w:hyperlink r:id="rId8">
        <w:r w:rsidRPr="65C4FDDE">
          <w:rPr>
            <w:rStyle w:val="Hyperlink"/>
            <w:rFonts w:ascii="Segoe UI" w:hAnsi="Segoe UI" w:cs="Segoe UI"/>
            <w:sz w:val="24"/>
            <w:szCs w:val="24"/>
          </w:rPr>
          <w:t>Hyper-V Quick Create</w:t>
        </w:r>
      </w:hyperlink>
      <w:r w:rsidRPr="65C4FDDE">
        <w:rPr>
          <w:rFonts w:ascii="Segoe UI" w:hAnsi="Segoe UI" w:cs="Segoe UI"/>
          <w:sz w:val="24"/>
          <w:szCs w:val="24"/>
        </w:rPr>
        <w:t xml:space="preserve"> feature. </w:t>
      </w:r>
      <w:r w:rsidRPr="00C539B7">
        <w:rPr>
          <w:rFonts w:ascii="Segoe UI" w:hAnsi="Segoe UI" w:cs="Segoe UI"/>
          <w:sz w:val="24"/>
          <w:szCs w:val="24"/>
        </w:rPr>
        <w:t>This feature is available starting in Windows 10, version 1709.</w:t>
      </w:r>
      <w:r>
        <w:rPr>
          <w:rFonts w:ascii="Segoe UI" w:hAnsi="Segoe UI" w:cs="Segoe UI"/>
          <w:sz w:val="24"/>
          <w:szCs w:val="24"/>
        </w:rPr>
        <w:t xml:space="preserve"> In case this is not enabled, it can be activated by using ‘Turn Windows features on or off’.</w:t>
      </w:r>
    </w:p>
    <w:p w14:paraId="24F0FD44" w14:textId="0A55D0B1" w:rsidR="00DD43E5" w:rsidRPr="00C539B7" w:rsidRDefault="007556B7" w:rsidP="00DD43E5">
      <w:pPr>
        <w:jc w:val="both"/>
        <w:rPr>
          <w:rFonts w:ascii="Segoe UI" w:hAnsi="Segoe UI" w:cs="Segoe UI"/>
          <w:sz w:val="24"/>
          <w:szCs w:val="24"/>
        </w:rPr>
      </w:pPr>
      <w:r w:rsidRPr="00C539B7">
        <w:rPr>
          <w:rFonts w:ascii="Segoe UI" w:hAnsi="Segoe UI" w:cs="Segoe UI"/>
          <w:sz w:val="24"/>
          <w:szCs w:val="24"/>
        </w:rPr>
        <w:t>To get started, type 'Hyper-V Quick Create' in your Start menu, select MSIX Packaging Tool Environment, and click Create Virtual Machine.</w:t>
      </w:r>
      <w:r w:rsidR="00DD43E5">
        <w:t xml:space="preserve"> </w:t>
      </w:r>
      <w:r w:rsidR="00DD43E5" w:rsidRPr="00C539B7">
        <w:rPr>
          <w:rFonts w:ascii="Segoe UI" w:hAnsi="Segoe UI" w:cs="Segoe UI"/>
          <w:sz w:val="24"/>
          <w:szCs w:val="24"/>
        </w:rPr>
        <w:t>The MSIX Packaging Tool Environment is a custom Windows 10 evaluation build (version 1909) that includes the MSIX Packaging Tool and other pre-requisites so that you can get started quickly with limited setup tasks.</w:t>
      </w:r>
    </w:p>
    <w:p w14:paraId="5FEB2673" w14:textId="3C1D5362" w:rsidR="007556B7" w:rsidRPr="00DD43E5" w:rsidRDefault="007556B7" w:rsidP="007556B7">
      <w:pPr>
        <w:jc w:val="both"/>
      </w:pPr>
    </w:p>
    <w:p w14:paraId="75AAD3D6" w14:textId="1611F966" w:rsidR="0042739D" w:rsidRPr="00E31162" w:rsidRDefault="0042739D" w:rsidP="007556B7">
      <w:pPr>
        <w:jc w:val="both"/>
        <w:rPr>
          <w:rFonts w:ascii="Segoe UI" w:hAnsi="Segoe UI" w:cs="Segoe UI"/>
          <w:b/>
          <w:bCs/>
          <w:sz w:val="24"/>
          <w:szCs w:val="24"/>
        </w:rPr>
      </w:pPr>
      <w:r w:rsidRPr="00E31162">
        <w:rPr>
          <w:rFonts w:ascii="Segoe UI" w:hAnsi="Segoe UI" w:cs="Segoe UI"/>
          <w:b/>
          <w:bCs/>
          <w:sz w:val="24"/>
          <w:szCs w:val="24"/>
        </w:rPr>
        <w:t xml:space="preserve">Step 2: Update </w:t>
      </w:r>
      <w:r w:rsidR="00DD43E5" w:rsidRPr="00E31162">
        <w:rPr>
          <w:rFonts w:ascii="Segoe UI" w:hAnsi="Segoe UI" w:cs="Segoe UI"/>
          <w:b/>
          <w:bCs/>
          <w:sz w:val="24"/>
          <w:szCs w:val="24"/>
        </w:rPr>
        <w:t>MSIX Packaging Tool</w:t>
      </w:r>
      <w:r w:rsidR="00E31162" w:rsidRPr="00E31162">
        <w:rPr>
          <w:rFonts w:ascii="Segoe UI" w:hAnsi="Segoe UI" w:cs="Segoe UI"/>
          <w:b/>
          <w:bCs/>
          <w:sz w:val="24"/>
          <w:szCs w:val="24"/>
        </w:rPr>
        <w:t xml:space="preserve"> to the latest version</w:t>
      </w:r>
    </w:p>
    <w:p w14:paraId="3835BA29" w14:textId="0CE4331E" w:rsidR="00172A50" w:rsidRDefault="005E1D79" w:rsidP="00172A50">
      <w:pPr>
        <w:jc w:val="both"/>
        <w:rPr>
          <w:rFonts w:ascii="Segoe UI" w:hAnsi="Segoe UI" w:cs="Segoe UI"/>
          <w:sz w:val="24"/>
          <w:szCs w:val="24"/>
        </w:rPr>
      </w:pPr>
      <w:r w:rsidRPr="00D3351D">
        <w:rPr>
          <w:rFonts w:ascii="Segoe UI" w:hAnsi="Segoe UI" w:cs="Segoe UI"/>
          <w:sz w:val="24"/>
          <w:szCs w:val="24"/>
        </w:rPr>
        <w:t>The MSIX Packaging Tool come pre-installed with</w:t>
      </w:r>
      <w:r w:rsidR="005421B5" w:rsidRPr="00D3351D">
        <w:rPr>
          <w:rFonts w:ascii="Segoe UI" w:hAnsi="Segoe UI" w:cs="Segoe UI"/>
          <w:sz w:val="24"/>
          <w:szCs w:val="24"/>
        </w:rPr>
        <w:t xml:space="preserve"> the Hyper-V MSIX </w:t>
      </w:r>
      <w:r w:rsidR="00B87D1E" w:rsidRPr="00D3351D">
        <w:rPr>
          <w:rFonts w:ascii="Segoe UI" w:hAnsi="Segoe UI" w:cs="Segoe UI"/>
          <w:sz w:val="24"/>
          <w:szCs w:val="24"/>
        </w:rPr>
        <w:t>Packaging Tool Environment</w:t>
      </w:r>
      <w:r w:rsidR="005421B5" w:rsidRPr="00D3351D">
        <w:rPr>
          <w:rFonts w:ascii="Segoe UI" w:hAnsi="Segoe UI" w:cs="Segoe UI"/>
          <w:sz w:val="24"/>
          <w:szCs w:val="24"/>
        </w:rPr>
        <w:t xml:space="preserve">, but </w:t>
      </w:r>
      <w:r w:rsidR="009464B0" w:rsidRPr="00D3351D">
        <w:rPr>
          <w:rFonts w:ascii="Segoe UI" w:hAnsi="Segoe UI" w:cs="Segoe UI"/>
          <w:sz w:val="24"/>
          <w:szCs w:val="24"/>
        </w:rPr>
        <w:t xml:space="preserve">it </w:t>
      </w:r>
      <w:r w:rsidR="005421B5" w:rsidRPr="00D3351D">
        <w:rPr>
          <w:rFonts w:ascii="Segoe UI" w:hAnsi="Segoe UI" w:cs="Segoe UI"/>
          <w:sz w:val="24"/>
          <w:szCs w:val="24"/>
        </w:rPr>
        <w:t>must be updated to the latest version.</w:t>
      </w:r>
      <w:r w:rsidR="00D3351D">
        <w:rPr>
          <w:rFonts w:ascii="Segoe UI" w:hAnsi="Segoe UI" w:cs="Segoe UI"/>
          <w:sz w:val="24"/>
          <w:szCs w:val="24"/>
        </w:rPr>
        <w:t xml:space="preserve"> </w:t>
      </w:r>
      <w:r w:rsidR="00172A50" w:rsidRPr="00172A50">
        <w:rPr>
          <w:rFonts w:ascii="Segoe UI" w:hAnsi="Segoe UI" w:cs="Segoe UI"/>
          <w:sz w:val="24"/>
          <w:szCs w:val="24"/>
        </w:rPr>
        <w:t xml:space="preserve">MSIX Packaging Tool is </w:t>
      </w:r>
      <w:hyperlink r:id="rId9" w:history="1">
        <w:r w:rsidR="00172A50" w:rsidRPr="00172A50">
          <w:rPr>
            <w:rStyle w:val="Hyperlink"/>
            <w:rFonts w:ascii="Segoe UI" w:hAnsi="Segoe UI" w:cs="Segoe UI"/>
            <w:sz w:val="24"/>
            <w:szCs w:val="24"/>
          </w:rPr>
          <w:t>available on the Microsoft Store</w:t>
        </w:r>
      </w:hyperlink>
      <w:r w:rsidR="00172A50" w:rsidRPr="00172A50">
        <w:rPr>
          <w:rFonts w:ascii="Segoe UI" w:hAnsi="Segoe UI" w:cs="Segoe UI"/>
          <w:sz w:val="24"/>
          <w:szCs w:val="24"/>
        </w:rPr>
        <w:t xml:space="preserve">. </w:t>
      </w:r>
      <w:r w:rsidR="00A54B13">
        <w:rPr>
          <w:rFonts w:ascii="Segoe UI" w:hAnsi="Segoe UI" w:cs="Segoe UI"/>
          <w:sz w:val="24"/>
          <w:szCs w:val="24"/>
        </w:rPr>
        <w:t xml:space="preserve">In case you are working in a disconnected environment, or cannot access Microsoft Store, you can </w:t>
      </w:r>
      <w:hyperlink r:id="rId10" w:anchor="get-the-msix-packaging-tool" w:history="1">
        <w:r w:rsidR="00A54B13" w:rsidRPr="00780842">
          <w:rPr>
            <w:rStyle w:val="Hyperlink"/>
            <w:rFonts w:ascii="Segoe UI" w:hAnsi="Segoe UI" w:cs="Segoe UI"/>
            <w:sz w:val="24"/>
            <w:szCs w:val="24"/>
          </w:rPr>
          <w:t>download an offline copy</w:t>
        </w:r>
      </w:hyperlink>
      <w:r w:rsidR="00A54B13">
        <w:rPr>
          <w:rFonts w:ascii="Segoe UI" w:hAnsi="Segoe UI" w:cs="Segoe UI"/>
          <w:sz w:val="24"/>
          <w:szCs w:val="24"/>
        </w:rPr>
        <w:t xml:space="preserve"> of MSIX Packaging Tool.</w:t>
      </w:r>
    </w:p>
    <w:p w14:paraId="098BD7DE" w14:textId="77777777" w:rsidR="00482ED4" w:rsidRDefault="00482ED4" w:rsidP="00482ED4">
      <w:pPr>
        <w:jc w:val="both"/>
        <w:rPr>
          <w:rFonts w:ascii="Segoe UI" w:hAnsi="Segoe UI" w:cs="Segoe UI"/>
          <w:b/>
          <w:bCs/>
          <w:sz w:val="24"/>
          <w:szCs w:val="24"/>
        </w:rPr>
      </w:pPr>
    </w:p>
    <w:p w14:paraId="27F2203A" w14:textId="5DFB48E9" w:rsidR="00482ED4" w:rsidRPr="00E31162" w:rsidRDefault="00482ED4" w:rsidP="00482ED4">
      <w:pPr>
        <w:jc w:val="both"/>
        <w:rPr>
          <w:rFonts w:ascii="Segoe UI" w:hAnsi="Segoe UI" w:cs="Segoe UI"/>
          <w:b/>
          <w:bCs/>
          <w:sz w:val="24"/>
          <w:szCs w:val="24"/>
        </w:rPr>
      </w:pPr>
      <w:r w:rsidRPr="00E31162">
        <w:rPr>
          <w:rFonts w:ascii="Segoe UI" w:hAnsi="Segoe UI" w:cs="Segoe UI"/>
          <w:b/>
          <w:bCs/>
          <w:sz w:val="24"/>
          <w:szCs w:val="24"/>
        </w:rPr>
        <w:t xml:space="preserve">Step </w:t>
      </w:r>
      <w:r>
        <w:rPr>
          <w:rFonts w:ascii="Segoe UI" w:hAnsi="Segoe UI" w:cs="Segoe UI"/>
          <w:b/>
          <w:bCs/>
          <w:sz w:val="24"/>
          <w:szCs w:val="24"/>
        </w:rPr>
        <w:t>3</w:t>
      </w:r>
      <w:r w:rsidRPr="00E31162">
        <w:rPr>
          <w:rFonts w:ascii="Segoe UI" w:hAnsi="Segoe UI" w:cs="Segoe UI"/>
          <w:b/>
          <w:bCs/>
          <w:sz w:val="24"/>
          <w:szCs w:val="24"/>
        </w:rPr>
        <w:t xml:space="preserve">: </w:t>
      </w:r>
      <w:r>
        <w:rPr>
          <w:rFonts w:ascii="Segoe UI" w:hAnsi="Segoe UI" w:cs="Segoe UI"/>
          <w:b/>
          <w:bCs/>
          <w:sz w:val="24"/>
          <w:szCs w:val="24"/>
        </w:rPr>
        <w:t xml:space="preserve">Start using the </w:t>
      </w:r>
      <w:r w:rsidRPr="00E31162">
        <w:rPr>
          <w:rFonts w:ascii="Segoe UI" w:hAnsi="Segoe UI" w:cs="Segoe UI"/>
          <w:b/>
          <w:bCs/>
          <w:sz w:val="24"/>
          <w:szCs w:val="24"/>
        </w:rPr>
        <w:t>MSIX Packaging Tool</w:t>
      </w:r>
    </w:p>
    <w:p w14:paraId="76FC58AD" w14:textId="3A39F540" w:rsidR="0026793C" w:rsidRDefault="00482ED4" w:rsidP="00172A50">
      <w:pPr>
        <w:jc w:val="both"/>
        <w:rPr>
          <w:rFonts w:ascii="Segoe UI" w:hAnsi="Segoe UI" w:cs="Segoe UI"/>
          <w:sz w:val="24"/>
          <w:szCs w:val="24"/>
        </w:rPr>
      </w:pPr>
      <w:r>
        <w:rPr>
          <w:rFonts w:ascii="Segoe UI" w:hAnsi="Segoe UI" w:cs="Segoe UI"/>
          <w:sz w:val="24"/>
          <w:szCs w:val="24"/>
        </w:rPr>
        <w:lastRenderedPageBreak/>
        <w:t xml:space="preserve">Let us </w:t>
      </w:r>
      <w:r w:rsidR="00376540">
        <w:rPr>
          <w:rFonts w:ascii="Segoe UI" w:hAnsi="Segoe UI" w:cs="Segoe UI"/>
          <w:sz w:val="24"/>
          <w:szCs w:val="24"/>
        </w:rPr>
        <w:t>look</w:t>
      </w:r>
      <w:r>
        <w:rPr>
          <w:rFonts w:ascii="Segoe UI" w:hAnsi="Segoe UI" w:cs="Segoe UI"/>
          <w:sz w:val="24"/>
          <w:szCs w:val="24"/>
        </w:rPr>
        <w:t xml:space="preserve"> at an example of </w:t>
      </w:r>
      <w:r w:rsidR="0026793C" w:rsidRPr="0026793C">
        <w:rPr>
          <w:rFonts w:ascii="Segoe UI" w:hAnsi="Segoe UI" w:cs="Segoe UI"/>
          <w:sz w:val="24"/>
          <w:szCs w:val="24"/>
        </w:rPr>
        <w:t xml:space="preserve">converting a </w:t>
      </w:r>
      <w:r>
        <w:rPr>
          <w:rFonts w:ascii="Segoe UI" w:hAnsi="Segoe UI" w:cs="Segoe UI"/>
          <w:sz w:val="24"/>
          <w:szCs w:val="24"/>
        </w:rPr>
        <w:t xml:space="preserve">sample </w:t>
      </w:r>
      <w:r w:rsidR="0026793C" w:rsidRPr="0026793C">
        <w:rPr>
          <w:rFonts w:ascii="Segoe UI" w:hAnsi="Segoe UI" w:cs="Segoe UI"/>
          <w:sz w:val="24"/>
          <w:szCs w:val="24"/>
        </w:rPr>
        <w:t>desktop application (PowerBI desktop in this case) to a MSIX package using MSIX Packaging Tool.</w:t>
      </w:r>
    </w:p>
    <w:p w14:paraId="5D2F3B4B" w14:textId="6C7C48A8" w:rsidR="00172A50" w:rsidRPr="00172A50" w:rsidRDefault="0CDE708A" w:rsidP="00172A50">
      <w:pPr>
        <w:jc w:val="both"/>
        <w:rPr>
          <w:rFonts w:ascii="Segoe UI" w:hAnsi="Segoe UI" w:cs="Segoe UI"/>
          <w:sz w:val="24"/>
          <w:szCs w:val="24"/>
        </w:rPr>
      </w:pPr>
      <w:r w:rsidRPr="4CDE1BF0">
        <w:rPr>
          <w:rFonts w:ascii="Segoe UI" w:hAnsi="Segoe UI" w:cs="Segoe UI"/>
          <w:sz w:val="24"/>
          <w:szCs w:val="24"/>
        </w:rPr>
        <w:t>Open the MSIX Packaging Tool, and click on Application Package to create a new package for your application:</w:t>
      </w:r>
    </w:p>
    <w:p w14:paraId="7802A029" w14:textId="77777777" w:rsidR="00172A50" w:rsidRPr="00172A50" w:rsidRDefault="00172A50" w:rsidP="00172A50">
      <w:pPr>
        <w:jc w:val="both"/>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3655EAEC" wp14:editId="19223A07">
            <wp:extent cx="5731510" cy="4323080"/>
            <wp:effectExtent l="0" t="0" r="2540" b="127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a:stretch>
                      <a:fillRect/>
                    </a:stretch>
                  </pic:blipFill>
                  <pic:spPr>
                    <a:xfrm>
                      <a:off x="0" y="0"/>
                      <a:ext cx="5731510" cy="4323080"/>
                    </a:xfrm>
                    <a:prstGeom prst="rect">
                      <a:avLst/>
                    </a:prstGeom>
                  </pic:spPr>
                </pic:pic>
              </a:graphicData>
            </a:graphic>
          </wp:inline>
        </w:drawing>
      </w:r>
    </w:p>
    <w:p w14:paraId="17C735AA"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p>
    <w:p w14:paraId="50627C78" w14:textId="77777777" w:rsidR="00172A50" w:rsidRPr="00172A50" w:rsidRDefault="00172A50" w:rsidP="00172A50">
      <w:pPr>
        <w:jc w:val="both"/>
        <w:rPr>
          <w:rFonts w:ascii="Segoe UI" w:hAnsi="Segoe UI" w:cs="Segoe UI"/>
          <w:sz w:val="24"/>
          <w:szCs w:val="24"/>
        </w:rPr>
      </w:pPr>
      <w:r w:rsidRPr="00172A50">
        <w:rPr>
          <w:rFonts w:ascii="Segoe UI" w:hAnsi="Segoe UI" w:cs="Segoe UI"/>
          <w:sz w:val="24"/>
          <w:szCs w:val="24"/>
        </w:rPr>
        <w:lastRenderedPageBreak/>
        <w:t>Select the first option – ‘Create Package on this computer’, and then click ‘Next’.</w:t>
      </w:r>
    </w:p>
    <w:p w14:paraId="6D4DECE5" w14:textId="77777777" w:rsidR="00172A50" w:rsidRPr="00172A50" w:rsidRDefault="00172A50" w:rsidP="00172A50">
      <w:pPr>
        <w:jc w:val="both"/>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5118CD4C" wp14:editId="3F88C3A3">
            <wp:extent cx="5731510" cy="4323080"/>
            <wp:effectExtent l="0" t="0" r="254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5731510" cy="4323080"/>
                    </a:xfrm>
                    <a:prstGeom prst="rect">
                      <a:avLst/>
                    </a:prstGeom>
                  </pic:spPr>
                </pic:pic>
              </a:graphicData>
            </a:graphic>
          </wp:inline>
        </w:drawing>
      </w:r>
    </w:p>
    <w:p w14:paraId="6185FD35"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p>
    <w:p w14:paraId="6C4FC95F" w14:textId="63B99302" w:rsidR="00172A50" w:rsidRPr="00172A50" w:rsidRDefault="00172A50" w:rsidP="00172A50">
      <w:pPr>
        <w:jc w:val="both"/>
        <w:rPr>
          <w:rFonts w:ascii="Segoe UI" w:hAnsi="Segoe UI" w:cs="Segoe UI"/>
          <w:sz w:val="24"/>
          <w:szCs w:val="24"/>
        </w:rPr>
      </w:pPr>
      <w:r w:rsidRPr="00172A50">
        <w:rPr>
          <w:rFonts w:ascii="Segoe UI" w:hAnsi="Segoe UI" w:cs="Segoe UI"/>
          <w:sz w:val="24"/>
          <w:szCs w:val="24"/>
        </w:rPr>
        <w:lastRenderedPageBreak/>
        <w:t xml:space="preserve">Click ‘Next’ once your MSIX Packaging Tool driver is installed and Windows updates disabled (if applicable). </w:t>
      </w:r>
      <w:r w:rsidR="009C6075">
        <w:rPr>
          <w:rFonts w:ascii="Segoe UI" w:hAnsi="Segoe UI" w:cs="Segoe UI"/>
          <w:sz w:val="24"/>
          <w:szCs w:val="24"/>
        </w:rPr>
        <w:t>In case the driver installation fails, please refer to the ‘Known Issues’ section</w:t>
      </w:r>
      <w:r w:rsidR="00745722">
        <w:rPr>
          <w:rFonts w:ascii="Segoe UI" w:hAnsi="Segoe UI" w:cs="Segoe UI"/>
          <w:sz w:val="24"/>
          <w:szCs w:val="24"/>
        </w:rPr>
        <w:t xml:space="preserve"> below</w:t>
      </w:r>
      <w:r w:rsidR="009C6075">
        <w:rPr>
          <w:rFonts w:ascii="Segoe UI" w:hAnsi="Segoe UI" w:cs="Segoe UI"/>
          <w:sz w:val="24"/>
          <w:szCs w:val="24"/>
        </w:rPr>
        <w:t xml:space="preserve"> for possible workarounds. </w:t>
      </w:r>
      <w:r w:rsidRPr="00172A50">
        <w:rPr>
          <w:rFonts w:ascii="Segoe UI" w:hAnsi="Segoe UI" w:cs="Segoe UI"/>
          <w:sz w:val="24"/>
          <w:szCs w:val="24"/>
        </w:rPr>
        <w:t>Also, please restart your VM if you get a ‘Pending Reboot’ message in the Additional preparations section.</w:t>
      </w:r>
    </w:p>
    <w:p w14:paraId="4BED29A9" w14:textId="77777777" w:rsidR="00172A50" w:rsidRPr="00172A50" w:rsidRDefault="00172A50" w:rsidP="00172A50">
      <w:pPr>
        <w:jc w:val="both"/>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7CC614AF" wp14:editId="561480EC">
            <wp:extent cx="5731510" cy="4323080"/>
            <wp:effectExtent l="0" t="0" r="254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5731510" cy="4323080"/>
                    </a:xfrm>
                    <a:prstGeom prst="rect">
                      <a:avLst/>
                    </a:prstGeom>
                  </pic:spPr>
                </pic:pic>
              </a:graphicData>
            </a:graphic>
          </wp:inline>
        </w:drawing>
      </w:r>
    </w:p>
    <w:p w14:paraId="646424D0"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p>
    <w:p w14:paraId="70E53965" w14:textId="6CAC3FC3" w:rsidR="00172A50" w:rsidRPr="00172A50" w:rsidRDefault="00172A50" w:rsidP="00172A50">
      <w:pPr>
        <w:jc w:val="both"/>
        <w:rPr>
          <w:rFonts w:ascii="Segoe UI" w:hAnsi="Segoe UI" w:cs="Segoe UI"/>
          <w:sz w:val="24"/>
          <w:szCs w:val="24"/>
        </w:rPr>
      </w:pPr>
      <w:r w:rsidRPr="00172A50">
        <w:rPr>
          <w:rFonts w:ascii="Segoe UI" w:hAnsi="Segoe UI" w:cs="Segoe UI"/>
          <w:sz w:val="24"/>
          <w:szCs w:val="24"/>
        </w:rPr>
        <w:lastRenderedPageBreak/>
        <w:t>Browse to select your (legacy) application package, select your signing preferences, and then click on ‘Next’</w:t>
      </w:r>
      <w:r w:rsidR="00307C40">
        <w:rPr>
          <w:rFonts w:ascii="Segoe UI" w:hAnsi="Segoe UI" w:cs="Segoe UI"/>
          <w:sz w:val="24"/>
          <w:szCs w:val="24"/>
        </w:rPr>
        <w:t>.</w:t>
      </w:r>
    </w:p>
    <w:p w14:paraId="24D7BEDF" w14:textId="77777777" w:rsidR="00172A50" w:rsidRPr="00172A50" w:rsidRDefault="00172A50" w:rsidP="00172A50">
      <w:pPr>
        <w:jc w:val="both"/>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6BA2C79B" wp14:editId="5ED07866">
            <wp:extent cx="5731510" cy="4323080"/>
            <wp:effectExtent l="0" t="0" r="254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5731510" cy="4323080"/>
                    </a:xfrm>
                    <a:prstGeom prst="rect">
                      <a:avLst/>
                    </a:prstGeom>
                  </pic:spPr>
                </pic:pic>
              </a:graphicData>
            </a:graphic>
          </wp:inline>
        </w:drawing>
      </w:r>
    </w:p>
    <w:p w14:paraId="03C22923"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r w:rsidRPr="00172A50">
        <w:rPr>
          <w:rFonts w:ascii="Segoe UI" w:hAnsi="Segoe UI" w:cs="Segoe UI"/>
          <w:sz w:val="24"/>
          <w:szCs w:val="24"/>
        </w:rPr>
        <w:lastRenderedPageBreak/>
        <w:t>Fill in the details on the next screen, and then proceed to the Installation step by clicking on the ‘Next’ button.</w:t>
      </w:r>
    </w:p>
    <w:p w14:paraId="4AB0D910"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7EA7BAE4" wp14:editId="03B9B4DE">
            <wp:extent cx="5731510" cy="4323080"/>
            <wp:effectExtent l="0" t="0" r="254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5731510" cy="4323080"/>
                    </a:xfrm>
                    <a:prstGeom prst="rect">
                      <a:avLst/>
                    </a:prstGeom>
                  </pic:spPr>
                </pic:pic>
              </a:graphicData>
            </a:graphic>
          </wp:inline>
        </w:drawing>
      </w:r>
    </w:p>
    <w:p w14:paraId="7D84213C"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p>
    <w:p w14:paraId="50FC069D"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lastRenderedPageBreak/>
        <w:drawing>
          <wp:inline distT="0" distB="0" distL="0" distR="0" wp14:anchorId="065C5BD4" wp14:editId="203B89D1">
            <wp:extent cx="5731510" cy="4316730"/>
            <wp:effectExtent l="0" t="0" r="2540"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5731510" cy="4316730"/>
                    </a:xfrm>
                    <a:prstGeom prst="rect">
                      <a:avLst/>
                    </a:prstGeom>
                  </pic:spPr>
                </pic:pic>
              </a:graphicData>
            </a:graphic>
          </wp:inline>
        </w:drawing>
      </w:r>
    </w:p>
    <w:p w14:paraId="6F968CC6"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lastRenderedPageBreak/>
        <w:t>Proceed with the Installation</w:t>
      </w:r>
      <w:r w:rsidRPr="00172A50">
        <w:rPr>
          <w:rFonts w:ascii="Segoe UI" w:hAnsi="Segoe UI" w:cs="Segoe UI"/>
          <w:sz w:val="24"/>
          <w:szCs w:val="24"/>
        </w:rPr>
        <w:br/>
      </w:r>
      <w:r w:rsidRPr="00172A50">
        <w:rPr>
          <w:rFonts w:ascii="Segoe UI" w:hAnsi="Segoe UI" w:cs="Segoe UI"/>
          <w:noProof/>
          <w:color w:val="2B579A"/>
          <w:sz w:val="24"/>
          <w:szCs w:val="24"/>
          <w:shd w:val="clear" w:color="auto" w:fill="E6E6E6"/>
        </w:rPr>
        <w:drawing>
          <wp:inline distT="0" distB="0" distL="0" distR="0" wp14:anchorId="2722DA70" wp14:editId="7F22C769">
            <wp:extent cx="5731510" cy="4297045"/>
            <wp:effectExtent l="0" t="0" r="254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731510" cy="4297045"/>
                    </a:xfrm>
                    <a:prstGeom prst="rect">
                      <a:avLst/>
                    </a:prstGeom>
                  </pic:spPr>
                </pic:pic>
              </a:graphicData>
            </a:graphic>
          </wp:inline>
        </w:drawing>
      </w:r>
    </w:p>
    <w:p w14:paraId="7DA37CAA"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t>Wait for the system to restart post installation, and then click on ‘Next’.</w:t>
      </w:r>
    </w:p>
    <w:p w14:paraId="03F285F7"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lastRenderedPageBreak/>
        <w:drawing>
          <wp:inline distT="0" distB="0" distL="0" distR="0" wp14:anchorId="74490758" wp14:editId="30ABB314">
            <wp:extent cx="5731510" cy="4323080"/>
            <wp:effectExtent l="0" t="0" r="254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731510" cy="4323080"/>
                    </a:xfrm>
                    <a:prstGeom prst="rect">
                      <a:avLst/>
                    </a:prstGeom>
                  </pic:spPr>
                </pic:pic>
              </a:graphicData>
            </a:graphic>
          </wp:inline>
        </w:drawing>
      </w:r>
    </w:p>
    <w:p w14:paraId="0A0A001E"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4601E6B3" wp14:editId="51FC3219">
            <wp:extent cx="5731510" cy="4323080"/>
            <wp:effectExtent l="0" t="0" r="254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731510" cy="4323080"/>
                    </a:xfrm>
                    <a:prstGeom prst="rect">
                      <a:avLst/>
                    </a:prstGeom>
                  </pic:spPr>
                </pic:pic>
              </a:graphicData>
            </a:graphic>
          </wp:inline>
        </w:drawing>
      </w:r>
    </w:p>
    <w:p w14:paraId="3CB338E5" w14:textId="1B365618" w:rsidR="00172A50" w:rsidRPr="00172A50" w:rsidRDefault="00172A50" w:rsidP="00172A50">
      <w:pPr>
        <w:rPr>
          <w:rFonts w:ascii="Segoe UI" w:hAnsi="Segoe UI" w:cs="Segoe UI"/>
          <w:sz w:val="24"/>
          <w:szCs w:val="24"/>
        </w:rPr>
      </w:pPr>
      <w:r w:rsidRPr="00172A50">
        <w:rPr>
          <w:rFonts w:ascii="Segoe UI" w:hAnsi="Segoe UI" w:cs="Segoe UI"/>
          <w:sz w:val="24"/>
          <w:szCs w:val="24"/>
        </w:rPr>
        <w:lastRenderedPageBreak/>
        <w:t>Click ‘Next’ and the</w:t>
      </w:r>
      <w:r w:rsidR="007659DC">
        <w:rPr>
          <w:rFonts w:ascii="Segoe UI" w:hAnsi="Segoe UI" w:cs="Segoe UI"/>
          <w:sz w:val="24"/>
          <w:szCs w:val="24"/>
        </w:rPr>
        <w:t>n</w:t>
      </w:r>
      <w:r w:rsidRPr="00172A50">
        <w:rPr>
          <w:rFonts w:ascii="Segoe UI" w:hAnsi="Segoe UI" w:cs="Segoe UI"/>
          <w:sz w:val="24"/>
          <w:szCs w:val="24"/>
        </w:rPr>
        <w:t xml:space="preserve"> select ‘Yes, move on’ button to continue packaging the application.</w:t>
      </w:r>
    </w:p>
    <w:p w14:paraId="429A734C"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531AD773" wp14:editId="47C845F9">
            <wp:extent cx="5731510" cy="4321810"/>
            <wp:effectExtent l="0" t="0" r="254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731510" cy="4321810"/>
                    </a:xfrm>
                    <a:prstGeom prst="rect">
                      <a:avLst/>
                    </a:prstGeom>
                  </pic:spPr>
                </pic:pic>
              </a:graphicData>
            </a:graphic>
          </wp:inline>
        </w:drawing>
      </w:r>
    </w:p>
    <w:p w14:paraId="3A45F6BD" w14:textId="33331A64" w:rsidR="00172A50" w:rsidRPr="00172A50" w:rsidRDefault="00172A50" w:rsidP="00172A50">
      <w:pPr>
        <w:rPr>
          <w:rFonts w:ascii="Segoe UI" w:hAnsi="Segoe UI" w:cs="Segoe UI"/>
          <w:sz w:val="24"/>
          <w:szCs w:val="24"/>
        </w:rPr>
      </w:pPr>
    </w:p>
    <w:p w14:paraId="2917791E"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lastRenderedPageBreak/>
        <w:drawing>
          <wp:inline distT="0" distB="0" distL="0" distR="0" wp14:anchorId="4940E879" wp14:editId="5A2355DA">
            <wp:extent cx="5731510" cy="4323080"/>
            <wp:effectExtent l="0" t="0" r="2540" b="12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731510" cy="4323080"/>
                    </a:xfrm>
                    <a:prstGeom prst="rect">
                      <a:avLst/>
                    </a:prstGeom>
                  </pic:spPr>
                </pic:pic>
              </a:graphicData>
            </a:graphic>
          </wp:inline>
        </w:drawing>
      </w:r>
    </w:p>
    <w:p w14:paraId="048E402E"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t>Click ‘Next’ to move on to the final step. Browse to the save location, and then click on ‘Create’.</w:t>
      </w:r>
    </w:p>
    <w:p w14:paraId="6040D4BD"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lastRenderedPageBreak/>
        <w:drawing>
          <wp:inline distT="0" distB="0" distL="0" distR="0" wp14:anchorId="18A17B9E" wp14:editId="061013B3">
            <wp:extent cx="5731510" cy="4323080"/>
            <wp:effectExtent l="0" t="0" r="254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731510" cy="4323080"/>
                    </a:xfrm>
                    <a:prstGeom prst="rect">
                      <a:avLst/>
                    </a:prstGeom>
                  </pic:spPr>
                </pic:pic>
              </a:graphicData>
            </a:graphic>
          </wp:inline>
        </w:drawing>
      </w:r>
    </w:p>
    <w:p w14:paraId="322E410F"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31D06F74" wp14:editId="24507C2D">
            <wp:extent cx="5731510" cy="4321810"/>
            <wp:effectExtent l="0" t="0" r="254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731510" cy="4321810"/>
                    </a:xfrm>
                    <a:prstGeom prst="rect">
                      <a:avLst/>
                    </a:prstGeom>
                  </pic:spPr>
                </pic:pic>
              </a:graphicData>
            </a:graphic>
          </wp:inline>
        </w:drawing>
      </w:r>
    </w:p>
    <w:p w14:paraId="528B8DFC" w14:textId="08DC2CA0" w:rsidR="00301061" w:rsidRDefault="00301061" w:rsidP="00172A50">
      <w:pPr>
        <w:rPr>
          <w:rFonts w:ascii="Segoe UI" w:hAnsi="Segoe UI" w:cs="Segoe UI"/>
          <w:sz w:val="24"/>
          <w:szCs w:val="24"/>
        </w:rPr>
      </w:pPr>
      <w:r>
        <w:rPr>
          <w:rFonts w:ascii="Segoe UI" w:hAnsi="Segoe UI" w:cs="Segoe UI"/>
          <w:sz w:val="24"/>
          <w:szCs w:val="24"/>
        </w:rPr>
        <w:lastRenderedPageBreak/>
        <w:t xml:space="preserve">Your MSIX </w:t>
      </w:r>
      <w:r w:rsidRPr="00172A50">
        <w:rPr>
          <w:rFonts w:ascii="Segoe UI" w:hAnsi="Segoe UI" w:cs="Segoe UI"/>
          <w:sz w:val="24"/>
          <w:szCs w:val="24"/>
        </w:rPr>
        <w:t xml:space="preserve">package </w:t>
      </w:r>
      <w:r>
        <w:rPr>
          <w:rFonts w:ascii="Segoe UI" w:hAnsi="Segoe UI" w:cs="Segoe UI"/>
          <w:sz w:val="24"/>
          <w:szCs w:val="24"/>
        </w:rPr>
        <w:t>i</w:t>
      </w:r>
      <w:r w:rsidRPr="00172A50">
        <w:rPr>
          <w:rFonts w:ascii="Segoe UI" w:hAnsi="Segoe UI" w:cs="Segoe UI"/>
          <w:sz w:val="24"/>
          <w:szCs w:val="24"/>
        </w:rPr>
        <w:t xml:space="preserve">s </w:t>
      </w:r>
      <w:r>
        <w:rPr>
          <w:rFonts w:ascii="Segoe UI" w:hAnsi="Segoe UI" w:cs="Segoe UI"/>
          <w:sz w:val="24"/>
          <w:szCs w:val="24"/>
        </w:rPr>
        <w:t xml:space="preserve">now </w:t>
      </w:r>
      <w:r w:rsidRPr="00172A50">
        <w:rPr>
          <w:rFonts w:ascii="Segoe UI" w:hAnsi="Segoe UI" w:cs="Segoe UI"/>
          <w:sz w:val="24"/>
          <w:szCs w:val="24"/>
        </w:rPr>
        <w:t>created</w:t>
      </w:r>
      <w:r>
        <w:rPr>
          <w:rFonts w:ascii="Segoe UI" w:hAnsi="Segoe UI" w:cs="Segoe UI"/>
          <w:sz w:val="24"/>
          <w:szCs w:val="24"/>
        </w:rPr>
        <w:t xml:space="preserve"> and ready to be distributed.</w:t>
      </w:r>
    </w:p>
    <w:p w14:paraId="4206F367" w14:textId="77777777" w:rsidR="0026793C" w:rsidRDefault="0026793C" w:rsidP="00814B67">
      <w:pPr>
        <w:jc w:val="both"/>
        <w:rPr>
          <w:rFonts w:ascii="Segoe UI" w:hAnsi="Segoe UI" w:cs="Segoe UI"/>
          <w:sz w:val="24"/>
          <w:szCs w:val="24"/>
        </w:rPr>
      </w:pPr>
    </w:p>
    <w:p w14:paraId="373DB0EC" w14:textId="5E170E03" w:rsidR="00EA736B" w:rsidRPr="0026793C" w:rsidRDefault="00A679F3" w:rsidP="00814B67">
      <w:pPr>
        <w:pStyle w:val="Heading1"/>
        <w:jc w:val="both"/>
        <w:rPr>
          <w:rFonts w:ascii="Segoe UI" w:hAnsi="Segoe UI" w:cs="Segoe UI"/>
          <w:b/>
          <w:bCs/>
          <w:sz w:val="28"/>
          <w:szCs w:val="28"/>
        </w:rPr>
      </w:pPr>
      <w:r>
        <w:rPr>
          <w:rFonts w:ascii="Segoe UI" w:hAnsi="Segoe UI" w:cs="Segoe UI"/>
          <w:b/>
          <w:bCs/>
          <w:sz w:val="28"/>
          <w:szCs w:val="28"/>
        </w:rPr>
        <w:t>K</w:t>
      </w:r>
      <w:r w:rsidR="00EA736B">
        <w:rPr>
          <w:rFonts w:ascii="Segoe UI" w:hAnsi="Segoe UI" w:cs="Segoe UI"/>
          <w:b/>
          <w:bCs/>
          <w:sz w:val="28"/>
          <w:szCs w:val="28"/>
        </w:rPr>
        <w:t xml:space="preserve">nown </w:t>
      </w:r>
      <w:r w:rsidR="00B929AE">
        <w:rPr>
          <w:rFonts w:ascii="Segoe UI" w:hAnsi="Segoe UI" w:cs="Segoe UI"/>
          <w:b/>
          <w:bCs/>
          <w:sz w:val="28"/>
          <w:szCs w:val="28"/>
        </w:rPr>
        <w:t>I</w:t>
      </w:r>
      <w:r w:rsidR="00EA736B">
        <w:rPr>
          <w:rFonts w:ascii="Segoe UI" w:hAnsi="Segoe UI" w:cs="Segoe UI"/>
          <w:b/>
          <w:bCs/>
          <w:sz w:val="28"/>
          <w:szCs w:val="28"/>
        </w:rPr>
        <w:t>ssue</w:t>
      </w:r>
      <w:r>
        <w:rPr>
          <w:rFonts w:ascii="Segoe UI" w:hAnsi="Segoe UI" w:cs="Segoe UI"/>
          <w:b/>
          <w:bCs/>
          <w:sz w:val="28"/>
          <w:szCs w:val="28"/>
        </w:rPr>
        <w:t>s</w:t>
      </w:r>
    </w:p>
    <w:p w14:paraId="2E67694D" w14:textId="79D908FE" w:rsidR="00FE474C" w:rsidRDefault="00FE474C" w:rsidP="00814B67">
      <w:pPr>
        <w:jc w:val="both"/>
        <w:rPr>
          <w:rFonts w:ascii="Segoe UI" w:hAnsi="Segoe UI" w:cs="Segoe UI"/>
          <w:b/>
          <w:bCs/>
          <w:sz w:val="24"/>
          <w:szCs w:val="24"/>
          <w:u w:val="single"/>
        </w:rPr>
      </w:pPr>
      <w:r w:rsidRPr="00FE474C">
        <w:rPr>
          <w:rFonts w:ascii="Segoe UI" w:hAnsi="Segoe UI" w:cs="Segoe UI"/>
          <w:b/>
          <w:bCs/>
          <w:sz w:val="24"/>
          <w:szCs w:val="24"/>
          <w:u w:val="single"/>
        </w:rPr>
        <w:t>MSIX Packaging Tool driver</w:t>
      </w:r>
    </w:p>
    <w:p w14:paraId="18A78C76" w14:textId="0F792E92" w:rsidR="00814B67" w:rsidRPr="00814B67" w:rsidRDefault="00814B67" w:rsidP="00814B67">
      <w:pPr>
        <w:jc w:val="both"/>
        <w:rPr>
          <w:rFonts w:ascii="Segoe UI" w:hAnsi="Segoe UI" w:cs="Segoe UI"/>
          <w:sz w:val="24"/>
          <w:szCs w:val="24"/>
        </w:rPr>
      </w:pPr>
      <w:r w:rsidRPr="00814B67">
        <w:rPr>
          <w:rFonts w:ascii="Segoe UI" w:hAnsi="Segoe UI" w:cs="Segoe UI"/>
          <w:sz w:val="24"/>
          <w:szCs w:val="24"/>
        </w:rPr>
        <w:t>The MSIX Packaging Tool driver is delivered as a Feature on Demand (F</w:t>
      </w:r>
      <w:r w:rsidR="0017110A">
        <w:rPr>
          <w:rFonts w:ascii="Segoe UI" w:hAnsi="Segoe UI" w:cs="Segoe UI"/>
          <w:sz w:val="24"/>
          <w:szCs w:val="24"/>
        </w:rPr>
        <w:t>o</w:t>
      </w:r>
      <w:r w:rsidRPr="00814B67">
        <w:rPr>
          <w:rFonts w:ascii="Segoe UI" w:hAnsi="Segoe UI" w:cs="Segoe UI"/>
          <w:sz w:val="24"/>
          <w:szCs w:val="24"/>
        </w:rPr>
        <w:t>D) package from Windows Update. It will fail to install if the Windows Update service is disabled or if Windows Insider flight ring settings do not match the OS build of the computer.</w:t>
      </w:r>
    </w:p>
    <w:p w14:paraId="7A985C21" w14:textId="69FE8944" w:rsidR="00814B67" w:rsidRPr="00814B67" w:rsidRDefault="00814B67" w:rsidP="00814B67">
      <w:pPr>
        <w:jc w:val="both"/>
        <w:rPr>
          <w:rFonts w:ascii="Segoe UI" w:hAnsi="Segoe UI" w:cs="Segoe UI"/>
          <w:sz w:val="24"/>
          <w:szCs w:val="24"/>
        </w:rPr>
      </w:pPr>
      <w:r w:rsidRPr="00814B67">
        <w:rPr>
          <w:rFonts w:ascii="Segoe UI" w:hAnsi="Segoe UI" w:cs="Segoe UI"/>
          <w:sz w:val="24"/>
          <w:szCs w:val="24"/>
        </w:rPr>
        <w:t>If you are running into problems acquiring the driver, or you are working in an offline environment, you can find links to download</w:t>
      </w:r>
      <w:r w:rsidR="001951D9">
        <w:rPr>
          <w:rFonts w:ascii="Segoe UI" w:hAnsi="Segoe UI" w:cs="Segoe UI"/>
          <w:sz w:val="24"/>
          <w:szCs w:val="24"/>
        </w:rPr>
        <w:t xml:space="preserve"> and install</w:t>
      </w:r>
      <w:r w:rsidRPr="00814B67">
        <w:rPr>
          <w:rFonts w:ascii="Segoe UI" w:hAnsi="Segoe UI" w:cs="Segoe UI"/>
          <w:sz w:val="24"/>
          <w:szCs w:val="24"/>
        </w:rPr>
        <w:t xml:space="preserve"> the driver </w:t>
      </w:r>
      <w:hyperlink r:id="rId24" w:anchor="get-the-msix-packaging-tool-driver" w:history="1">
        <w:r w:rsidRPr="00BD4A3B">
          <w:rPr>
            <w:rStyle w:val="Hyperlink"/>
            <w:rFonts w:ascii="Segoe UI" w:hAnsi="Segoe UI" w:cs="Segoe UI"/>
            <w:sz w:val="24"/>
            <w:szCs w:val="24"/>
          </w:rPr>
          <w:t>here</w:t>
        </w:r>
      </w:hyperlink>
      <w:r w:rsidRPr="00814B67">
        <w:rPr>
          <w:rFonts w:ascii="Segoe UI" w:hAnsi="Segoe UI" w:cs="Segoe UI"/>
          <w:sz w:val="24"/>
          <w:szCs w:val="24"/>
        </w:rPr>
        <w:t>.</w:t>
      </w:r>
    </w:p>
    <w:p w14:paraId="72859619" w14:textId="36EB136E" w:rsidR="00814B67" w:rsidRDefault="00814B67" w:rsidP="000867AF">
      <w:pPr>
        <w:jc w:val="both"/>
        <w:rPr>
          <w:rFonts w:ascii="Segoe UI" w:hAnsi="Segoe UI" w:cs="Segoe UI"/>
          <w:sz w:val="24"/>
          <w:szCs w:val="24"/>
        </w:rPr>
      </w:pPr>
      <w:r w:rsidRPr="00814B67">
        <w:rPr>
          <w:rFonts w:ascii="Segoe UI" w:hAnsi="Segoe UI" w:cs="Segoe UI"/>
          <w:sz w:val="24"/>
          <w:szCs w:val="24"/>
        </w:rPr>
        <w:t xml:space="preserve">If you have downloaded the driver and are running into issues during your package conversion, </w:t>
      </w:r>
      <w:r w:rsidR="00D94EBC">
        <w:rPr>
          <w:rFonts w:ascii="Segoe UI" w:hAnsi="Segoe UI" w:cs="Segoe UI"/>
          <w:sz w:val="24"/>
          <w:szCs w:val="24"/>
        </w:rPr>
        <w:t xml:space="preserve">you can refer to </w:t>
      </w:r>
      <w:hyperlink r:id="rId25" w:anchor="msix-packaging-tool-driver" w:history="1">
        <w:r w:rsidR="00A13A79" w:rsidRPr="00A13A79">
          <w:rPr>
            <w:rStyle w:val="Hyperlink"/>
            <w:rFonts w:ascii="Segoe UI" w:hAnsi="Segoe UI" w:cs="Segoe UI"/>
            <w:sz w:val="24"/>
            <w:szCs w:val="24"/>
          </w:rPr>
          <w:t>this documentation</w:t>
        </w:r>
      </w:hyperlink>
      <w:r w:rsidRPr="00814B67">
        <w:rPr>
          <w:rFonts w:ascii="Segoe UI" w:hAnsi="Segoe UI" w:cs="Segoe UI"/>
          <w:sz w:val="24"/>
          <w:szCs w:val="24"/>
        </w:rPr>
        <w:t>.</w:t>
      </w:r>
    </w:p>
    <w:p w14:paraId="28B3EE84" w14:textId="7AB0EEED" w:rsidR="00A13A79" w:rsidRPr="00C52217" w:rsidRDefault="00C52217" w:rsidP="000867AF">
      <w:pPr>
        <w:jc w:val="both"/>
        <w:rPr>
          <w:rFonts w:ascii="Segoe UI" w:hAnsi="Segoe UI" w:cs="Segoe UI"/>
          <w:b/>
          <w:bCs/>
          <w:sz w:val="24"/>
          <w:szCs w:val="24"/>
          <w:u w:val="single"/>
        </w:rPr>
      </w:pPr>
      <w:r w:rsidRPr="00C52217">
        <w:rPr>
          <w:rFonts w:ascii="Segoe UI" w:hAnsi="Segoe UI" w:cs="Segoe UI"/>
          <w:b/>
          <w:bCs/>
          <w:sz w:val="24"/>
          <w:szCs w:val="24"/>
          <w:u w:val="single"/>
        </w:rPr>
        <w:t>Frameworks and drivers</w:t>
      </w:r>
    </w:p>
    <w:p w14:paraId="1D53DC8D" w14:textId="1BE78558" w:rsidR="00C52217" w:rsidRPr="00814B67" w:rsidRDefault="000867AF" w:rsidP="00555FBF">
      <w:pPr>
        <w:spacing w:after="0"/>
        <w:jc w:val="both"/>
        <w:rPr>
          <w:rFonts w:ascii="Segoe UI" w:hAnsi="Segoe UI" w:cs="Segoe UI"/>
          <w:sz w:val="24"/>
          <w:szCs w:val="24"/>
        </w:rPr>
      </w:pPr>
      <w:r w:rsidRPr="000867AF">
        <w:rPr>
          <w:rFonts w:ascii="Segoe UI" w:hAnsi="Segoe UI" w:cs="Segoe UI"/>
          <w:sz w:val="24"/>
          <w:szCs w:val="24"/>
        </w:rPr>
        <w:t>If the app requires a framework, make sure the framework is installed during the monitoring phase of the conversion. Go through the logs to ensure this is happening. If your app requires a driver to install, you need to evaluate whether this is required for your app to run properly. Currently</w:t>
      </w:r>
      <w:r>
        <w:rPr>
          <w:rFonts w:ascii="Segoe UI" w:hAnsi="Segoe UI" w:cs="Segoe UI"/>
          <w:sz w:val="24"/>
          <w:szCs w:val="24"/>
        </w:rPr>
        <w:t xml:space="preserve"> </w:t>
      </w:r>
      <w:r w:rsidRPr="000867AF">
        <w:rPr>
          <w:rFonts w:ascii="Segoe UI" w:hAnsi="Segoe UI" w:cs="Segoe UI"/>
          <w:sz w:val="24"/>
          <w:szCs w:val="24"/>
        </w:rPr>
        <w:t>MSIX does not support driver installation.</w:t>
      </w:r>
    </w:p>
    <w:p w14:paraId="746617E2" w14:textId="77777777" w:rsidR="00555FBF" w:rsidRDefault="00555FBF" w:rsidP="00555FBF">
      <w:pPr>
        <w:spacing w:after="0"/>
        <w:rPr>
          <w:rFonts w:ascii="Segoe UI" w:hAnsi="Segoe UI" w:cs="Segoe UI"/>
          <w:sz w:val="24"/>
          <w:szCs w:val="24"/>
        </w:rPr>
      </w:pPr>
    </w:p>
    <w:p w14:paraId="4E0A72F2" w14:textId="26866E71" w:rsidR="00FE474C" w:rsidRDefault="00555FBF" w:rsidP="00555FBF">
      <w:pPr>
        <w:spacing w:after="0"/>
        <w:rPr>
          <w:rFonts w:ascii="Segoe UI" w:hAnsi="Segoe UI" w:cs="Segoe UI"/>
          <w:sz w:val="24"/>
          <w:szCs w:val="24"/>
        </w:rPr>
      </w:pPr>
      <w:r>
        <w:rPr>
          <w:rFonts w:ascii="Segoe UI" w:hAnsi="Segoe UI" w:cs="Segoe UI"/>
          <w:sz w:val="24"/>
          <w:szCs w:val="24"/>
        </w:rPr>
        <w:t xml:space="preserve">You can read about more </w:t>
      </w:r>
      <w:hyperlink r:id="rId26" w:history="1">
        <w:r w:rsidR="00BA3DAA" w:rsidRPr="00BA3DAA">
          <w:rPr>
            <w:rStyle w:val="Hyperlink"/>
            <w:rFonts w:ascii="Segoe UI" w:hAnsi="Segoe UI" w:cs="Segoe UI"/>
            <w:sz w:val="24"/>
            <w:szCs w:val="24"/>
          </w:rPr>
          <w:t xml:space="preserve">Known Issues </w:t>
        </w:r>
        <w:r w:rsidRPr="00BA3DAA">
          <w:rPr>
            <w:rStyle w:val="Hyperlink"/>
            <w:rFonts w:ascii="Segoe UI" w:hAnsi="Segoe UI" w:cs="Segoe UI"/>
            <w:sz w:val="24"/>
            <w:szCs w:val="24"/>
          </w:rPr>
          <w:t xml:space="preserve">and </w:t>
        </w:r>
        <w:r w:rsidR="00BA3DAA" w:rsidRPr="00BA3DAA">
          <w:rPr>
            <w:rStyle w:val="Hyperlink"/>
            <w:rFonts w:ascii="Segoe UI" w:hAnsi="Segoe UI" w:cs="Segoe UI"/>
            <w:sz w:val="24"/>
            <w:szCs w:val="24"/>
          </w:rPr>
          <w:t>some tips for troubleshooting here</w:t>
        </w:r>
      </w:hyperlink>
      <w:r w:rsidR="00BA3DAA">
        <w:rPr>
          <w:rFonts w:ascii="Segoe UI" w:hAnsi="Segoe UI" w:cs="Segoe UI"/>
          <w:sz w:val="24"/>
          <w:szCs w:val="24"/>
        </w:rPr>
        <w:t>.</w:t>
      </w:r>
    </w:p>
    <w:p w14:paraId="53714C6E" w14:textId="77777777" w:rsidR="00555FBF" w:rsidRDefault="00555FBF" w:rsidP="00555FBF">
      <w:pPr>
        <w:spacing w:after="0"/>
        <w:rPr>
          <w:rFonts w:ascii="Segoe UI" w:hAnsi="Segoe UI" w:cs="Segoe UI"/>
          <w:sz w:val="24"/>
          <w:szCs w:val="24"/>
        </w:rPr>
      </w:pPr>
    </w:p>
    <w:p w14:paraId="4CA149A0" w14:textId="0A38A12F" w:rsidR="007A2A1F" w:rsidRPr="003B0825" w:rsidRDefault="007A2A1F" w:rsidP="007A2A1F">
      <w:pPr>
        <w:pStyle w:val="Heading1"/>
        <w:rPr>
          <w:rFonts w:ascii="Segoe UI" w:hAnsi="Segoe UI" w:cs="Segoe UI"/>
          <w:b/>
          <w:bCs/>
          <w:sz w:val="28"/>
          <w:szCs w:val="28"/>
        </w:rPr>
      </w:pPr>
      <w:r w:rsidRPr="4CDE1BF0">
        <w:rPr>
          <w:rFonts w:ascii="Segoe UI" w:hAnsi="Segoe UI" w:cs="Segoe UI"/>
          <w:b/>
          <w:bCs/>
          <w:sz w:val="28"/>
          <w:szCs w:val="28"/>
        </w:rPr>
        <w:t>Additional Resources</w:t>
      </w:r>
    </w:p>
    <w:p w14:paraId="629252E5" w14:textId="179A16FC" w:rsidR="007A2A1F" w:rsidRPr="002F28EA" w:rsidRDefault="002F28EA" w:rsidP="007A2A1F">
      <w:pPr>
        <w:pStyle w:val="ListParagraph"/>
        <w:numPr>
          <w:ilvl w:val="0"/>
          <w:numId w:val="11"/>
        </w:numPr>
        <w:jc w:val="both"/>
        <w:rPr>
          <w:rStyle w:val="Hyperlink"/>
          <w:rFonts w:ascii="Segoe UI" w:hAnsi="Segoe UI" w:cs="Segoe UI"/>
          <w:sz w:val="24"/>
          <w:szCs w:val="24"/>
        </w:rPr>
      </w:pPr>
      <w:r>
        <w:rPr>
          <w:rFonts w:ascii="Segoe UI" w:hAnsi="Segoe UI" w:cs="Segoe UI"/>
          <w:sz w:val="24"/>
          <w:szCs w:val="24"/>
        </w:rPr>
        <w:fldChar w:fldCharType="begin"/>
      </w:r>
      <w:r>
        <w:rPr>
          <w:rFonts w:ascii="Segoe UI" w:hAnsi="Segoe UI" w:cs="Segoe UI"/>
          <w:sz w:val="24"/>
          <w:szCs w:val="24"/>
        </w:rPr>
        <w:instrText xml:space="preserve"> HYPERLINK "https://support.microsoft.com/en-us/windows/send-feedback-to-microsoft-with-the-feedback-hub-app-f59187f8-8739-22d6-ba93-f66612949332" </w:instrText>
      </w:r>
      <w:r>
        <w:rPr>
          <w:rFonts w:ascii="Segoe UI" w:hAnsi="Segoe UI" w:cs="Segoe UI"/>
          <w:sz w:val="24"/>
          <w:szCs w:val="24"/>
        </w:rPr>
      </w:r>
      <w:r>
        <w:rPr>
          <w:rFonts w:ascii="Segoe UI" w:hAnsi="Segoe UI" w:cs="Segoe UI"/>
          <w:sz w:val="24"/>
          <w:szCs w:val="24"/>
        </w:rPr>
        <w:fldChar w:fldCharType="separate"/>
      </w:r>
      <w:r w:rsidR="007A2A1F" w:rsidRPr="002F28EA">
        <w:rPr>
          <w:rStyle w:val="Hyperlink"/>
          <w:rFonts w:ascii="Segoe UI" w:hAnsi="Segoe UI" w:cs="Segoe UI"/>
          <w:sz w:val="24"/>
          <w:szCs w:val="24"/>
        </w:rPr>
        <w:t>Submit Feedback on MSIX Packaging Tool</w:t>
      </w:r>
    </w:p>
    <w:p w14:paraId="2282F7E1" w14:textId="009A6510" w:rsidR="007A2A1F" w:rsidRPr="002F28EA" w:rsidRDefault="002F28EA" w:rsidP="007A2A1F">
      <w:pPr>
        <w:pStyle w:val="ListParagraph"/>
        <w:numPr>
          <w:ilvl w:val="0"/>
          <w:numId w:val="11"/>
        </w:numPr>
        <w:jc w:val="both"/>
        <w:rPr>
          <w:rStyle w:val="Hyperlink"/>
          <w:rFonts w:ascii="Segoe UI" w:hAnsi="Segoe UI" w:cs="Segoe UI"/>
          <w:sz w:val="24"/>
          <w:szCs w:val="24"/>
        </w:rPr>
      </w:pPr>
      <w:r>
        <w:rPr>
          <w:rFonts w:ascii="Segoe UI" w:hAnsi="Segoe UI" w:cs="Segoe UI"/>
          <w:sz w:val="24"/>
          <w:szCs w:val="24"/>
        </w:rPr>
        <w:fldChar w:fldCharType="end"/>
      </w:r>
      <w:r>
        <w:rPr>
          <w:rFonts w:ascii="Segoe UI" w:hAnsi="Segoe UI" w:cs="Segoe UI"/>
          <w:sz w:val="24"/>
          <w:szCs w:val="24"/>
        </w:rPr>
        <w:fldChar w:fldCharType="begin"/>
      </w:r>
      <w:r>
        <w:rPr>
          <w:rFonts w:ascii="Segoe UI" w:hAnsi="Segoe UI" w:cs="Segoe UI"/>
          <w:sz w:val="24"/>
          <w:szCs w:val="24"/>
        </w:rPr>
        <w:instrText xml:space="preserve"> HYPERLINK "https://techcommunity.microsoft.com/t5/msix/bd-p/MSIX-Discussions" </w:instrText>
      </w:r>
      <w:r>
        <w:rPr>
          <w:rFonts w:ascii="Segoe UI" w:hAnsi="Segoe UI" w:cs="Segoe UI"/>
          <w:sz w:val="24"/>
          <w:szCs w:val="24"/>
        </w:rPr>
      </w:r>
      <w:r>
        <w:rPr>
          <w:rFonts w:ascii="Segoe UI" w:hAnsi="Segoe UI" w:cs="Segoe UI"/>
          <w:sz w:val="24"/>
          <w:szCs w:val="24"/>
        </w:rPr>
        <w:fldChar w:fldCharType="separate"/>
      </w:r>
      <w:r w:rsidR="007A2A1F" w:rsidRPr="002F28EA">
        <w:rPr>
          <w:rStyle w:val="Hyperlink"/>
          <w:rFonts w:ascii="Segoe UI" w:hAnsi="Segoe UI" w:cs="Segoe UI"/>
          <w:sz w:val="24"/>
          <w:szCs w:val="24"/>
        </w:rPr>
        <w:t>Join the MSIX Tech Community</w:t>
      </w:r>
    </w:p>
    <w:p w14:paraId="156C40AB" w14:textId="7C552356" w:rsidR="007A2A1F" w:rsidRPr="002F28EA" w:rsidRDefault="002F28EA" w:rsidP="007A2A1F">
      <w:pPr>
        <w:pStyle w:val="ListParagraph"/>
        <w:numPr>
          <w:ilvl w:val="0"/>
          <w:numId w:val="11"/>
        </w:numPr>
        <w:jc w:val="both"/>
        <w:rPr>
          <w:rStyle w:val="Hyperlink"/>
          <w:rFonts w:ascii="Segoe UI" w:hAnsi="Segoe UI" w:cs="Segoe UI"/>
          <w:color w:val="auto"/>
          <w:sz w:val="24"/>
          <w:szCs w:val="24"/>
          <w:u w:val="none"/>
        </w:rPr>
      </w:pPr>
      <w:r>
        <w:rPr>
          <w:rFonts w:ascii="Segoe UI" w:hAnsi="Segoe UI" w:cs="Segoe UI"/>
          <w:sz w:val="24"/>
          <w:szCs w:val="24"/>
        </w:rPr>
        <w:fldChar w:fldCharType="end"/>
      </w:r>
      <w:hyperlink r:id="rId27" w:history="1">
        <w:r w:rsidR="007A2A1F" w:rsidRPr="002F28EA">
          <w:rPr>
            <w:rStyle w:val="Hyperlink"/>
            <w:rFonts w:ascii="Segoe UI" w:hAnsi="Segoe UI" w:cs="Segoe UI"/>
            <w:sz w:val="24"/>
            <w:szCs w:val="24"/>
          </w:rPr>
          <w:t>Submit your MSIX Ideas and feature requests</w:t>
        </w:r>
      </w:hyperlink>
    </w:p>
    <w:p w14:paraId="74F98FFF" w14:textId="5696CB83" w:rsidR="007A2A1F" w:rsidRPr="002F28EA" w:rsidRDefault="002F28EA" w:rsidP="007A2A1F">
      <w:pPr>
        <w:pStyle w:val="ListParagraph"/>
        <w:numPr>
          <w:ilvl w:val="0"/>
          <w:numId w:val="11"/>
        </w:numPr>
        <w:jc w:val="both"/>
        <w:rPr>
          <w:rStyle w:val="Hyperlink"/>
          <w:rFonts w:ascii="Segoe UI" w:hAnsi="Segoe UI" w:cs="Segoe UI"/>
          <w:sz w:val="24"/>
          <w:szCs w:val="24"/>
        </w:rPr>
      </w:pPr>
      <w:r w:rsidRPr="00887C89">
        <w:rPr>
          <w:rFonts w:ascii="Segoe UI" w:hAnsi="Segoe UI" w:cs="Segoe UI"/>
          <w:sz w:val="24"/>
          <w:szCs w:val="24"/>
        </w:rPr>
        <w:fldChar w:fldCharType="begin"/>
      </w:r>
      <w:r>
        <w:rPr>
          <w:rFonts w:ascii="Segoe UI" w:hAnsi="Segoe UI" w:cs="Segoe UI"/>
          <w:sz w:val="24"/>
          <w:szCs w:val="24"/>
        </w:rPr>
        <w:instrText xml:space="preserve"> HYPERLINK "https://github.com/microsoft/MSIX-Labs" </w:instrText>
      </w:r>
      <w:r w:rsidRPr="00887C89">
        <w:rPr>
          <w:rFonts w:ascii="Segoe UI" w:hAnsi="Segoe UI" w:cs="Segoe UI"/>
          <w:sz w:val="24"/>
          <w:szCs w:val="24"/>
        </w:rPr>
      </w:r>
      <w:r w:rsidRPr="00887C89">
        <w:rPr>
          <w:rFonts w:ascii="Segoe UI" w:hAnsi="Segoe UI" w:cs="Segoe UI"/>
          <w:sz w:val="24"/>
          <w:szCs w:val="24"/>
        </w:rPr>
        <w:fldChar w:fldCharType="separate"/>
      </w:r>
      <w:r w:rsidR="007A2A1F" w:rsidRPr="002F28EA">
        <w:rPr>
          <w:rStyle w:val="Hyperlink"/>
          <w:rFonts w:ascii="Segoe UI" w:hAnsi="Segoe UI" w:cs="Segoe UI"/>
          <w:sz w:val="24"/>
          <w:szCs w:val="24"/>
        </w:rPr>
        <w:t>Advanced step-by-step guide to learn more about the MSIX Packaging Tool and Package Support Framework</w:t>
      </w:r>
    </w:p>
    <w:p w14:paraId="6E3BACDE" w14:textId="52043473" w:rsidR="00B634AE" w:rsidRPr="00887C89" w:rsidRDefault="002F28EA" w:rsidP="003E458E">
      <w:pPr>
        <w:pStyle w:val="ListParagraph"/>
        <w:numPr>
          <w:ilvl w:val="0"/>
          <w:numId w:val="11"/>
        </w:numPr>
        <w:jc w:val="both"/>
        <w:rPr>
          <w:rStyle w:val="Hyperlink"/>
          <w:rFonts w:ascii="Segoe UI" w:hAnsi="Segoe UI" w:cs="Segoe UI"/>
          <w:sz w:val="24"/>
          <w:szCs w:val="24"/>
        </w:rPr>
      </w:pPr>
      <w:r w:rsidRPr="00887C89">
        <w:rPr>
          <w:rFonts w:ascii="Segoe UI" w:hAnsi="Segoe UI" w:cs="Segoe UI"/>
          <w:sz w:val="24"/>
          <w:szCs w:val="24"/>
        </w:rPr>
        <w:fldChar w:fldCharType="end"/>
      </w:r>
      <w:hyperlink r:id="rId28" w:history="1">
        <w:r w:rsidR="00B634AE" w:rsidRPr="00887C89">
          <w:rPr>
            <w:rStyle w:val="Hyperlink"/>
            <w:rFonts w:ascii="Segoe UI" w:hAnsi="Segoe UI" w:cs="Segoe UI"/>
            <w:sz w:val="24"/>
            <w:szCs w:val="24"/>
          </w:rPr>
          <w:t>Demo video of the MSIX Packaging Tool</w:t>
        </w:r>
      </w:hyperlink>
    </w:p>
    <w:p w14:paraId="2663EAFD" w14:textId="458C481A" w:rsidR="006819C0" w:rsidRPr="006819C0" w:rsidRDefault="00000000" w:rsidP="00CE17F8">
      <w:pPr>
        <w:pStyle w:val="ListParagraph"/>
        <w:numPr>
          <w:ilvl w:val="0"/>
          <w:numId w:val="11"/>
        </w:numPr>
        <w:jc w:val="both"/>
        <w:rPr>
          <w:rFonts w:ascii="Segoe UI" w:hAnsi="Segoe UI" w:cs="Segoe UI"/>
          <w:color w:val="0563C1" w:themeColor="hyperlink"/>
          <w:sz w:val="24"/>
          <w:szCs w:val="24"/>
          <w:u w:val="single"/>
        </w:rPr>
      </w:pPr>
      <w:hyperlink r:id="rId29" w:history="1">
        <w:r w:rsidR="006819C0" w:rsidRPr="006819C0">
          <w:rPr>
            <w:rStyle w:val="Hyperlink"/>
            <w:rFonts w:ascii="Segoe UI" w:hAnsi="Segoe UI" w:cs="Segoe UI"/>
            <w:sz w:val="24"/>
            <w:szCs w:val="24"/>
          </w:rPr>
          <w:t>Demo video of Package Support Framework</w:t>
        </w:r>
      </w:hyperlink>
    </w:p>
    <w:p w14:paraId="251B25FF" w14:textId="65A4BA64" w:rsidR="00571876" w:rsidRPr="00571876" w:rsidRDefault="00571876" w:rsidP="00571876">
      <w:pPr>
        <w:pStyle w:val="ListParagraph"/>
        <w:numPr>
          <w:ilvl w:val="0"/>
          <w:numId w:val="11"/>
        </w:numPr>
        <w:jc w:val="both"/>
        <w:rPr>
          <w:ins w:id="0" w:author="Microsoft Word" w:date="2023-03-13T10:13:00Z"/>
          <w:rFonts w:ascii="Segoe UI" w:hAnsi="Segoe UI" w:cs="Segoe UI"/>
          <w:sz w:val="24"/>
          <w:szCs w:val="24"/>
        </w:rPr>
      </w:pPr>
      <w:ins w:id="1" w:author="Microsoft Word" w:date="2023-03-13T10:13:00Z">
        <w:r w:rsidRPr="00571876">
          <w:rPr>
            <w:rFonts w:ascii="Segoe UI" w:hAnsi="Segoe UI" w:cs="Segoe UI"/>
            <w:sz w:val="24"/>
            <w:szCs w:val="24"/>
          </w:rPr>
          <w:t>Demo videos:</w:t>
        </w:r>
      </w:ins>
    </w:p>
    <w:p w14:paraId="714450A0" w14:textId="7C7FD24D" w:rsidR="00571876" w:rsidRPr="00571876" w:rsidRDefault="00000000" w:rsidP="00571876">
      <w:pPr>
        <w:pStyle w:val="ListParagraph"/>
        <w:numPr>
          <w:ilvl w:val="1"/>
          <w:numId w:val="15"/>
        </w:numPr>
        <w:jc w:val="both"/>
        <w:rPr>
          <w:rStyle w:val="Hyperlink"/>
          <w:rFonts w:ascii="Segoe UI" w:hAnsi="Segoe UI" w:cs="Segoe UI"/>
          <w:color w:val="auto"/>
          <w:sz w:val="24"/>
          <w:szCs w:val="24"/>
          <w:u w:val="none"/>
        </w:rPr>
      </w:pPr>
      <w:hyperlink r:id="rId30" w:history="1">
        <w:r w:rsidR="00571876" w:rsidRPr="003661EC">
          <w:rPr>
            <w:rStyle w:val="Hyperlink"/>
            <w:rFonts w:ascii="Segoe UI" w:hAnsi="Segoe UI" w:cs="Segoe UI"/>
            <w:sz w:val="24"/>
            <w:szCs w:val="24"/>
          </w:rPr>
          <w:t>MSIX Packaging Tool</w:t>
        </w:r>
      </w:hyperlink>
    </w:p>
    <w:p w14:paraId="0975A259" w14:textId="6375E479" w:rsidR="00571876" w:rsidRPr="00571876" w:rsidRDefault="00000000" w:rsidP="00571876">
      <w:pPr>
        <w:pStyle w:val="ListParagraph"/>
        <w:numPr>
          <w:ilvl w:val="1"/>
          <w:numId w:val="15"/>
        </w:numPr>
        <w:jc w:val="both"/>
        <w:rPr>
          <w:rStyle w:val="Hyperlink"/>
          <w:rFonts w:ascii="Segoe UI" w:hAnsi="Segoe UI" w:cs="Segoe UI"/>
          <w:color w:val="auto"/>
          <w:sz w:val="24"/>
          <w:szCs w:val="24"/>
          <w:u w:val="none"/>
        </w:rPr>
      </w:pPr>
      <w:hyperlink r:id="rId31" w:history="1">
        <w:r w:rsidR="00571876" w:rsidRPr="00571876">
          <w:rPr>
            <w:rStyle w:val="Hyperlink"/>
            <w:rFonts w:ascii="Segoe UI" w:hAnsi="Segoe UI" w:cs="Segoe UI"/>
            <w:sz w:val="24"/>
            <w:szCs w:val="24"/>
          </w:rPr>
          <w:t>Package Support Framework</w:t>
        </w:r>
      </w:hyperlink>
    </w:p>
    <w:p w14:paraId="65E7DC9C" w14:textId="665A58F9" w:rsidR="00571876" w:rsidRDefault="00571876" w:rsidP="00571876">
      <w:pPr>
        <w:pStyle w:val="ListParagraph"/>
        <w:numPr>
          <w:ilvl w:val="0"/>
          <w:numId w:val="11"/>
        </w:numPr>
        <w:jc w:val="both"/>
        <w:rPr>
          <w:rFonts w:ascii="Segoe UI" w:hAnsi="Segoe UI" w:cs="Segoe UI"/>
          <w:sz w:val="24"/>
          <w:szCs w:val="24"/>
        </w:rPr>
      </w:pPr>
      <w:r w:rsidRPr="00571876">
        <w:rPr>
          <w:rFonts w:ascii="Segoe UI" w:hAnsi="Segoe UI" w:cs="Segoe UI"/>
          <w:sz w:val="24"/>
          <w:szCs w:val="24"/>
        </w:rPr>
        <w:t>Submit Feedback and Ideas:</w:t>
      </w:r>
    </w:p>
    <w:p w14:paraId="71566DCC" w14:textId="65C55DEF" w:rsidR="00571876" w:rsidRDefault="00000000" w:rsidP="00571876">
      <w:pPr>
        <w:pStyle w:val="ListParagraph"/>
        <w:numPr>
          <w:ilvl w:val="1"/>
          <w:numId w:val="11"/>
        </w:numPr>
        <w:jc w:val="both"/>
        <w:rPr>
          <w:rFonts w:ascii="Segoe UI" w:hAnsi="Segoe UI" w:cs="Segoe UI"/>
          <w:sz w:val="24"/>
          <w:szCs w:val="24"/>
        </w:rPr>
      </w:pPr>
      <w:hyperlink r:id="rId32" w:history="1">
        <w:r w:rsidR="00571876" w:rsidRPr="00571876">
          <w:rPr>
            <w:rStyle w:val="Hyperlink"/>
            <w:rFonts w:ascii="Segoe UI" w:hAnsi="Segoe UI" w:cs="Segoe UI"/>
            <w:sz w:val="24"/>
            <w:szCs w:val="24"/>
          </w:rPr>
          <w:t>Join the MSIX Tech Community</w:t>
        </w:r>
      </w:hyperlink>
    </w:p>
    <w:p w14:paraId="29DDAA29" w14:textId="77777777" w:rsidR="00571876" w:rsidRPr="00571876" w:rsidRDefault="00000000" w:rsidP="00571876">
      <w:pPr>
        <w:pStyle w:val="ListParagraph"/>
        <w:numPr>
          <w:ilvl w:val="1"/>
          <w:numId w:val="11"/>
        </w:numPr>
        <w:jc w:val="both"/>
        <w:rPr>
          <w:rStyle w:val="Hyperlink"/>
          <w:rFonts w:ascii="Segoe UI" w:hAnsi="Segoe UI" w:cs="Segoe UI"/>
          <w:color w:val="auto"/>
          <w:sz w:val="24"/>
          <w:szCs w:val="24"/>
          <w:u w:val="none"/>
        </w:rPr>
      </w:pPr>
      <w:hyperlink r:id="rId33" w:history="1">
        <w:r w:rsidR="00571876" w:rsidRPr="00571876">
          <w:rPr>
            <w:rStyle w:val="Hyperlink"/>
            <w:rFonts w:ascii="Segoe UI" w:hAnsi="Segoe UI" w:cs="Segoe UI"/>
            <w:sz w:val="24"/>
            <w:szCs w:val="24"/>
          </w:rPr>
          <w:t>Submit your MSIX Ideas and feature requests</w:t>
        </w:r>
      </w:hyperlink>
    </w:p>
    <w:p w14:paraId="3A1E7F59" w14:textId="73FA0F53" w:rsidR="00571876" w:rsidRPr="00571876" w:rsidRDefault="00000000" w:rsidP="00571876">
      <w:pPr>
        <w:pStyle w:val="ListParagraph"/>
        <w:numPr>
          <w:ilvl w:val="1"/>
          <w:numId w:val="11"/>
        </w:numPr>
        <w:jc w:val="both"/>
        <w:rPr>
          <w:rFonts w:ascii="Segoe UI" w:hAnsi="Segoe UI" w:cs="Segoe UI"/>
          <w:sz w:val="24"/>
          <w:szCs w:val="24"/>
        </w:rPr>
      </w:pPr>
      <w:hyperlink r:id="rId34" w:history="1">
        <w:r w:rsidR="00571876" w:rsidRPr="00571876">
          <w:rPr>
            <w:rStyle w:val="Hyperlink"/>
            <w:rFonts w:ascii="Segoe UI" w:hAnsi="Segoe UI" w:cs="Segoe UI"/>
            <w:sz w:val="24"/>
            <w:szCs w:val="24"/>
          </w:rPr>
          <w:t>Submit Feedback on the MSIX Packaging Tool</w:t>
        </w:r>
      </w:hyperlink>
    </w:p>
    <w:p w14:paraId="04AC8247" w14:textId="03C053A0" w:rsidR="003661EC" w:rsidRPr="00571876" w:rsidRDefault="00000000" w:rsidP="00B6559F">
      <w:pPr>
        <w:pStyle w:val="ListParagraph"/>
        <w:numPr>
          <w:ilvl w:val="0"/>
          <w:numId w:val="11"/>
        </w:numPr>
        <w:jc w:val="both"/>
        <w:rPr>
          <w:rFonts w:ascii="Segoe UI" w:hAnsi="Segoe UI" w:cs="Segoe UI"/>
          <w:sz w:val="24"/>
          <w:szCs w:val="24"/>
        </w:rPr>
      </w:pPr>
      <w:hyperlink r:id="rId35" w:history="1"/>
      <w:hyperlink r:id="rId36" w:history="1">
        <w:r w:rsidR="007A2A1F" w:rsidRPr="00571876">
          <w:rPr>
            <w:rStyle w:val="Hyperlink"/>
            <w:rFonts w:ascii="Segoe UI" w:hAnsi="Segoe UI" w:cs="Segoe UI"/>
            <w:sz w:val="24"/>
            <w:szCs w:val="24"/>
          </w:rPr>
          <w:t>Advanced step-by-step guide to learn more about the MSIX Packaging Tool and Package Support Framework</w:t>
        </w:r>
      </w:hyperlink>
    </w:p>
    <w:p w14:paraId="4F8FB413" w14:textId="77777777" w:rsidR="003F1A37" w:rsidRDefault="003F1A37">
      <w:pPr>
        <w:rPr>
          <w:rFonts w:ascii="Segoe UI" w:eastAsiaTheme="majorEastAsia" w:hAnsi="Segoe UI" w:cs="Segoe UI"/>
          <w:b/>
          <w:bCs/>
          <w:color w:val="2F5496" w:themeColor="accent1" w:themeShade="BF"/>
          <w:sz w:val="28"/>
          <w:szCs w:val="28"/>
        </w:rPr>
      </w:pPr>
      <w:r>
        <w:rPr>
          <w:rFonts w:ascii="Segoe UI" w:hAnsi="Segoe UI" w:cs="Segoe UI"/>
          <w:b/>
          <w:bCs/>
          <w:sz w:val="28"/>
          <w:szCs w:val="28"/>
        </w:rPr>
        <w:br w:type="page"/>
      </w:r>
    </w:p>
    <w:p w14:paraId="1E433F8E" w14:textId="5EAE29D0" w:rsidR="00C575E1" w:rsidRPr="0026793C" w:rsidRDefault="008F1EE4" w:rsidP="0026793C">
      <w:pPr>
        <w:pStyle w:val="Heading1"/>
        <w:rPr>
          <w:rFonts w:ascii="Segoe UI" w:hAnsi="Segoe UI" w:cs="Segoe UI"/>
          <w:b/>
          <w:bCs/>
          <w:sz w:val="28"/>
          <w:szCs w:val="28"/>
        </w:rPr>
      </w:pPr>
      <w:r>
        <w:rPr>
          <w:rFonts w:ascii="Segoe UI" w:hAnsi="Segoe UI" w:cs="Segoe UI"/>
          <w:b/>
          <w:bCs/>
          <w:sz w:val="28"/>
          <w:szCs w:val="28"/>
        </w:rPr>
        <w:lastRenderedPageBreak/>
        <w:t xml:space="preserve">For </w:t>
      </w:r>
      <w:r w:rsidR="007E6FD7">
        <w:rPr>
          <w:rFonts w:ascii="Segoe UI" w:hAnsi="Segoe UI" w:cs="Segoe UI"/>
          <w:b/>
          <w:bCs/>
          <w:sz w:val="28"/>
          <w:szCs w:val="28"/>
        </w:rPr>
        <w:t xml:space="preserve">Advanced </w:t>
      </w:r>
      <w:r>
        <w:rPr>
          <w:rFonts w:ascii="Segoe UI" w:hAnsi="Segoe UI" w:cs="Segoe UI"/>
          <w:b/>
          <w:bCs/>
          <w:sz w:val="28"/>
          <w:szCs w:val="28"/>
        </w:rPr>
        <w:t>users</w:t>
      </w:r>
      <w:r w:rsidR="00AB4BCE">
        <w:rPr>
          <w:rFonts w:ascii="Segoe UI" w:hAnsi="Segoe UI" w:cs="Segoe UI"/>
          <w:b/>
          <w:bCs/>
          <w:sz w:val="28"/>
          <w:szCs w:val="28"/>
        </w:rPr>
        <w:t xml:space="preserve">: </w:t>
      </w:r>
      <w:r w:rsidR="00C575E1" w:rsidRPr="0026793C">
        <w:rPr>
          <w:rFonts w:ascii="Segoe UI" w:hAnsi="Segoe UI" w:cs="Segoe UI"/>
          <w:b/>
          <w:bCs/>
          <w:sz w:val="28"/>
          <w:szCs w:val="28"/>
        </w:rPr>
        <w:t>Applying runtime fixes with the Packaging Support Framework</w:t>
      </w:r>
    </w:p>
    <w:p w14:paraId="1FE3EA3C" w14:textId="77777777" w:rsidR="00EE524E" w:rsidRDefault="00EE524E" w:rsidP="00FE690D">
      <w:pPr>
        <w:jc w:val="both"/>
        <w:rPr>
          <w:rFonts w:ascii="Segoe UI" w:hAnsi="Segoe UI" w:cs="Segoe UI"/>
          <w:sz w:val="24"/>
          <w:szCs w:val="24"/>
        </w:rPr>
      </w:pPr>
    </w:p>
    <w:p w14:paraId="0058CD9E" w14:textId="641FEE14" w:rsidR="00EE524E" w:rsidRPr="00EE524E" w:rsidRDefault="00EE524E" w:rsidP="00EE524E">
      <w:pPr>
        <w:jc w:val="both"/>
        <w:rPr>
          <w:rFonts w:ascii="Segoe UI" w:hAnsi="Segoe UI" w:cs="Segoe UI"/>
          <w:sz w:val="24"/>
          <w:szCs w:val="24"/>
        </w:rPr>
      </w:pPr>
      <w:r w:rsidRPr="00EE524E">
        <w:rPr>
          <w:rFonts w:ascii="Segoe UI" w:hAnsi="Segoe UI" w:cs="Segoe UI"/>
          <w:sz w:val="24"/>
          <w:szCs w:val="24"/>
        </w:rPr>
        <w:t xml:space="preserve">The </w:t>
      </w:r>
      <w:hyperlink r:id="rId37" w:history="1">
        <w:r w:rsidRPr="00ED2328">
          <w:rPr>
            <w:rStyle w:val="Hyperlink"/>
            <w:rFonts w:ascii="Segoe UI" w:hAnsi="Segoe UI" w:cs="Segoe UI"/>
            <w:sz w:val="24"/>
            <w:szCs w:val="24"/>
          </w:rPr>
          <w:t>Package Support Framework</w:t>
        </w:r>
      </w:hyperlink>
      <w:r w:rsidRPr="00EE524E">
        <w:rPr>
          <w:rFonts w:ascii="Segoe UI" w:hAnsi="Segoe UI" w:cs="Segoe UI"/>
          <w:sz w:val="24"/>
          <w:szCs w:val="24"/>
        </w:rPr>
        <w:t xml:space="preserve"> library helps to find and/or fix the runtime errors for the existing Desktop Application without modifying or rebuilding the Application code. Most Desktop Applications usually read or write files to the local directory or from a predefined folder, but a Desktop Application will fail to read or write the file in the MSIX container predefined folder because of restrictions imposed by the container. Including the Package Support Framework helps in converting the traditional Windows installer package into an MSIX package so that in many cases the Desktop Application can be run within the container without any code changes. The Package Support Framework provides multiple types of fixups to fix the Application runtime errors, such as the File Redirection Fixup, RegLegacyFixup, DynamicDLLFixup, and EnvVarFixup.</w:t>
      </w:r>
    </w:p>
    <w:p w14:paraId="69D4D5AD" w14:textId="5319EAD5" w:rsidR="00EE524E" w:rsidRPr="00EE524E" w:rsidRDefault="00CE17F8" w:rsidP="00EE524E">
      <w:pPr>
        <w:jc w:val="both"/>
        <w:rPr>
          <w:rFonts w:ascii="Segoe UI" w:hAnsi="Segoe UI" w:cs="Segoe UI"/>
          <w:sz w:val="24"/>
          <w:szCs w:val="24"/>
        </w:rPr>
      </w:pPr>
      <w:r>
        <w:rPr>
          <w:rFonts w:ascii="Segoe UI" w:hAnsi="Segoe UI" w:cs="Segoe UI"/>
          <w:sz w:val="24"/>
          <w:szCs w:val="24"/>
        </w:rPr>
        <w:t>H</w:t>
      </w:r>
      <w:r w:rsidR="00EE524E" w:rsidRPr="00EE524E">
        <w:rPr>
          <w:rFonts w:ascii="Segoe UI" w:hAnsi="Segoe UI" w:cs="Segoe UI"/>
          <w:sz w:val="24"/>
          <w:szCs w:val="24"/>
        </w:rPr>
        <w:t>ere a</w:t>
      </w:r>
      <w:r w:rsidR="00760DB5">
        <w:rPr>
          <w:rFonts w:ascii="Segoe UI" w:hAnsi="Segoe UI" w:cs="Segoe UI"/>
          <w:sz w:val="24"/>
          <w:szCs w:val="24"/>
        </w:rPr>
        <w:t>re</w:t>
      </w:r>
      <w:r w:rsidR="00EE524E" w:rsidRPr="00EE524E">
        <w:rPr>
          <w:rFonts w:ascii="Segoe UI" w:hAnsi="Segoe UI" w:cs="Segoe UI"/>
          <w:sz w:val="24"/>
          <w:szCs w:val="24"/>
        </w:rPr>
        <w:t xml:space="preserve"> </w:t>
      </w:r>
      <w:r w:rsidR="00760DB5">
        <w:rPr>
          <w:rFonts w:ascii="Segoe UI" w:hAnsi="Segoe UI" w:cs="Segoe UI"/>
          <w:sz w:val="24"/>
          <w:szCs w:val="24"/>
        </w:rPr>
        <w:t>some</w:t>
      </w:r>
      <w:r w:rsidR="00EE524E" w:rsidRPr="00EE524E">
        <w:rPr>
          <w:rFonts w:ascii="Segoe UI" w:hAnsi="Segoe UI" w:cs="Segoe UI"/>
          <w:sz w:val="24"/>
          <w:szCs w:val="24"/>
        </w:rPr>
        <w:t xml:space="preserve"> of the </w:t>
      </w:r>
      <w:r w:rsidR="00760DB5">
        <w:rPr>
          <w:rFonts w:ascii="Segoe UI" w:hAnsi="Segoe UI" w:cs="Segoe UI"/>
          <w:sz w:val="24"/>
          <w:szCs w:val="24"/>
        </w:rPr>
        <w:t xml:space="preserve">most used </w:t>
      </w:r>
      <w:r w:rsidR="00EE524E" w:rsidRPr="00EE524E">
        <w:rPr>
          <w:rFonts w:ascii="Segoe UI" w:hAnsi="Segoe UI" w:cs="Segoe UI"/>
          <w:sz w:val="24"/>
          <w:szCs w:val="24"/>
        </w:rPr>
        <w:t>fixup</w:t>
      </w:r>
      <w:r w:rsidR="00760DB5">
        <w:rPr>
          <w:rFonts w:ascii="Segoe UI" w:hAnsi="Segoe UI" w:cs="Segoe UI"/>
          <w:sz w:val="24"/>
          <w:szCs w:val="24"/>
        </w:rPr>
        <w:t xml:space="preserve">s </w:t>
      </w:r>
      <w:r w:rsidR="00EE524E" w:rsidRPr="00EE524E">
        <w:rPr>
          <w:rFonts w:ascii="Segoe UI" w:hAnsi="Segoe UI" w:cs="Segoe UI"/>
          <w:sz w:val="24"/>
          <w:szCs w:val="24"/>
        </w:rPr>
        <w:t>available:</w:t>
      </w:r>
    </w:p>
    <w:p w14:paraId="25163F4B" w14:textId="44100DEE" w:rsidR="00EE524E" w:rsidRPr="00DB50AD" w:rsidRDefault="00EE524E" w:rsidP="00DB50AD">
      <w:pPr>
        <w:pStyle w:val="ListParagraph"/>
        <w:numPr>
          <w:ilvl w:val="0"/>
          <w:numId w:val="14"/>
        </w:numPr>
        <w:jc w:val="both"/>
        <w:rPr>
          <w:rFonts w:ascii="Segoe UI" w:hAnsi="Segoe UI" w:cs="Segoe UI"/>
          <w:sz w:val="24"/>
          <w:szCs w:val="24"/>
        </w:rPr>
      </w:pPr>
      <w:r w:rsidRPr="00DB50AD">
        <w:rPr>
          <w:rFonts w:ascii="Segoe UI" w:hAnsi="Segoe UI" w:cs="Segoe UI"/>
          <w:b/>
          <w:bCs/>
          <w:sz w:val="24"/>
          <w:szCs w:val="24"/>
        </w:rPr>
        <w:t>File Redirection Fixup</w:t>
      </w:r>
      <w:r w:rsidRPr="00DB50AD">
        <w:rPr>
          <w:rFonts w:ascii="Segoe UI" w:hAnsi="Segoe UI" w:cs="Segoe UI"/>
          <w:sz w:val="24"/>
          <w:szCs w:val="24"/>
        </w:rPr>
        <w:t xml:space="preserve"> </w:t>
      </w:r>
      <w:r w:rsidR="006731AD" w:rsidRPr="00DB50AD">
        <w:rPr>
          <w:rFonts w:ascii="Segoe UI" w:hAnsi="Segoe UI" w:cs="Segoe UI"/>
          <w:sz w:val="24"/>
          <w:szCs w:val="24"/>
        </w:rPr>
        <w:t>–</w:t>
      </w:r>
      <w:r w:rsidR="00AF3A69" w:rsidRPr="00DB50AD">
        <w:rPr>
          <w:rFonts w:ascii="Segoe UI" w:hAnsi="Segoe UI" w:cs="Segoe UI"/>
          <w:sz w:val="24"/>
          <w:szCs w:val="24"/>
        </w:rPr>
        <w:t xml:space="preserve"> </w:t>
      </w:r>
      <w:r w:rsidR="006731AD" w:rsidRPr="00DB50AD">
        <w:rPr>
          <w:rFonts w:ascii="Segoe UI" w:hAnsi="Segoe UI" w:cs="Segoe UI"/>
          <w:sz w:val="24"/>
          <w:szCs w:val="24"/>
        </w:rPr>
        <w:t>Thi</w:t>
      </w:r>
      <w:r w:rsidRPr="00DB50AD">
        <w:rPr>
          <w:rFonts w:ascii="Segoe UI" w:hAnsi="Segoe UI" w:cs="Segoe UI"/>
          <w:sz w:val="24"/>
          <w:szCs w:val="24"/>
        </w:rPr>
        <w:t>s</w:t>
      </w:r>
      <w:r w:rsidR="006731AD" w:rsidRPr="00DB50AD">
        <w:rPr>
          <w:rFonts w:ascii="Segoe UI" w:hAnsi="Segoe UI" w:cs="Segoe UI"/>
          <w:sz w:val="24"/>
          <w:szCs w:val="24"/>
        </w:rPr>
        <w:t xml:space="preserve"> is us</w:t>
      </w:r>
      <w:r w:rsidRPr="00DB50AD">
        <w:rPr>
          <w:rFonts w:ascii="Segoe UI" w:hAnsi="Segoe UI" w:cs="Segoe UI"/>
          <w:sz w:val="24"/>
          <w:szCs w:val="24"/>
        </w:rPr>
        <w:t xml:space="preserve">ed to redirect attempts to write or read data in a </w:t>
      </w:r>
      <w:r w:rsidR="00880D95" w:rsidRPr="00DB50AD">
        <w:rPr>
          <w:rFonts w:ascii="Segoe UI" w:hAnsi="Segoe UI" w:cs="Segoe UI"/>
          <w:sz w:val="24"/>
          <w:szCs w:val="24"/>
        </w:rPr>
        <w:t>location</w:t>
      </w:r>
      <w:r w:rsidRPr="00DB50AD">
        <w:rPr>
          <w:rFonts w:ascii="Segoe UI" w:hAnsi="Segoe UI" w:cs="Segoe UI"/>
          <w:sz w:val="24"/>
          <w:szCs w:val="24"/>
        </w:rPr>
        <w:t xml:space="preserve"> that is</w:t>
      </w:r>
      <w:r w:rsidR="00880D95" w:rsidRPr="00DB50AD">
        <w:rPr>
          <w:rFonts w:ascii="Segoe UI" w:hAnsi="Segoe UI" w:cs="Segoe UI"/>
          <w:sz w:val="24"/>
          <w:szCs w:val="24"/>
        </w:rPr>
        <w:t>n</w:t>
      </w:r>
      <w:r w:rsidRPr="00DB50AD">
        <w:rPr>
          <w:rFonts w:ascii="Segoe UI" w:hAnsi="Segoe UI" w:cs="Segoe UI"/>
          <w:sz w:val="24"/>
          <w:szCs w:val="24"/>
        </w:rPr>
        <w:t xml:space="preserve">'t accessible from </w:t>
      </w:r>
      <w:r w:rsidR="00880D95" w:rsidRPr="00DB50AD">
        <w:rPr>
          <w:rFonts w:ascii="Segoe UI" w:hAnsi="Segoe UI" w:cs="Segoe UI"/>
          <w:sz w:val="24"/>
          <w:szCs w:val="24"/>
        </w:rPr>
        <w:t>the application</w:t>
      </w:r>
      <w:r w:rsidRPr="00DB50AD">
        <w:rPr>
          <w:rFonts w:ascii="Segoe UI" w:hAnsi="Segoe UI" w:cs="Segoe UI"/>
          <w:sz w:val="24"/>
          <w:szCs w:val="24"/>
        </w:rPr>
        <w:t xml:space="preserve"> </w:t>
      </w:r>
      <w:r w:rsidR="008600CE" w:rsidRPr="00DB50AD">
        <w:rPr>
          <w:rFonts w:ascii="Segoe UI" w:hAnsi="Segoe UI" w:cs="Segoe UI"/>
          <w:sz w:val="24"/>
          <w:szCs w:val="24"/>
        </w:rPr>
        <w:t>as it</w:t>
      </w:r>
      <w:r w:rsidRPr="00DB50AD">
        <w:rPr>
          <w:rFonts w:ascii="Segoe UI" w:hAnsi="Segoe UI" w:cs="Segoe UI"/>
          <w:sz w:val="24"/>
          <w:szCs w:val="24"/>
        </w:rPr>
        <w:t xml:space="preserve"> runs in a MSIX container</w:t>
      </w:r>
    </w:p>
    <w:p w14:paraId="6186E242" w14:textId="533C1C21" w:rsidR="00EE524E" w:rsidRPr="00DB50AD" w:rsidRDefault="00EE524E" w:rsidP="00DB50AD">
      <w:pPr>
        <w:pStyle w:val="ListParagraph"/>
        <w:numPr>
          <w:ilvl w:val="0"/>
          <w:numId w:val="14"/>
        </w:numPr>
        <w:jc w:val="both"/>
        <w:rPr>
          <w:rFonts w:ascii="Segoe UI" w:hAnsi="Segoe UI" w:cs="Segoe UI"/>
          <w:sz w:val="24"/>
          <w:szCs w:val="24"/>
        </w:rPr>
      </w:pPr>
      <w:r w:rsidRPr="00DB50AD">
        <w:rPr>
          <w:rFonts w:ascii="Segoe UI" w:hAnsi="Segoe UI" w:cs="Segoe UI"/>
          <w:b/>
          <w:bCs/>
          <w:sz w:val="24"/>
          <w:szCs w:val="24"/>
        </w:rPr>
        <w:t>RegLegacy Fixup</w:t>
      </w:r>
      <w:r w:rsidRPr="00DB50AD">
        <w:rPr>
          <w:rFonts w:ascii="Segoe UI" w:hAnsi="Segoe UI" w:cs="Segoe UI"/>
          <w:sz w:val="24"/>
          <w:szCs w:val="24"/>
        </w:rPr>
        <w:t xml:space="preserve"> </w:t>
      </w:r>
      <w:r w:rsidR="006731AD" w:rsidRPr="00DB50AD">
        <w:rPr>
          <w:rFonts w:ascii="Segoe UI" w:hAnsi="Segoe UI" w:cs="Segoe UI"/>
          <w:sz w:val="24"/>
          <w:szCs w:val="24"/>
        </w:rPr>
        <w:t>–</w:t>
      </w:r>
      <w:r w:rsidR="008600CE" w:rsidRPr="00DB50AD">
        <w:rPr>
          <w:rFonts w:ascii="Segoe UI" w:hAnsi="Segoe UI" w:cs="Segoe UI"/>
          <w:sz w:val="24"/>
          <w:szCs w:val="24"/>
        </w:rPr>
        <w:t xml:space="preserve"> </w:t>
      </w:r>
      <w:r w:rsidR="006731AD" w:rsidRPr="00DB50AD">
        <w:rPr>
          <w:rFonts w:ascii="Segoe UI" w:hAnsi="Segoe UI" w:cs="Segoe UI"/>
          <w:sz w:val="24"/>
          <w:szCs w:val="24"/>
        </w:rPr>
        <w:t>This is u</w:t>
      </w:r>
      <w:r w:rsidRPr="00DB50AD">
        <w:rPr>
          <w:rFonts w:ascii="Segoe UI" w:hAnsi="Segoe UI" w:cs="Segoe UI"/>
          <w:sz w:val="24"/>
          <w:szCs w:val="24"/>
        </w:rPr>
        <w:t>sed to modify registry calls to an acceptable form for being in the container</w:t>
      </w:r>
    </w:p>
    <w:p w14:paraId="1051DAD1" w14:textId="05FAC1D2" w:rsidR="00EE524E" w:rsidRPr="00DB50AD" w:rsidRDefault="00EE524E" w:rsidP="00DB50AD">
      <w:pPr>
        <w:pStyle w:val="ListParagraph"/>
        <w:numPr>
          <w:ilvl w:val="0"/>
          <w:numId w:val="14"/>
        </w:numPr>
        <w:jc w:val="both"/>
        <w:rPr>
          <w:rFonts w:ascii="Segoe UI" w:hAnsi="Segoe UI" w:cs="Segoe UI"/>
          <w:sz w:val="24"/>
          <w:szCs w:val="24"/>
        </w:rPr>
      </w:pPr>
      <w:r w:rsidRPr="00DB50AD">
        <w:rPr>
          <w:rFonts w:ascii="Segoe UI" w:hAnsi="Segoe UI" w:cs="Segoe UI"/>
          <w:b/>
          <w:bCs/>
          <w:sz w:val="24"/>
          <w:szCs w:val="24"/>
        </w:rPr>
        <w:t>EnvVar Fixup</w:t>
      </w:r>
      <w:r w:rsidRPr="00DB50AD">
        <w:rPr>
          <w:rFonts w:ascii="Segoe UI" w:hAnsi="Segoe UI" w:cs="Segoe UI"/>
          <w:sz w:val="24"/>
          <w:szCs w:val="24"/>
        </w:rPr>
        <w:t xml:space="preserve"> </w:t>
      </w:r>
      <w:r w:rsidR="00760DB5" w:rsidRPr="00DB50AD">
        <w:rPr>
          <w:rFonts w:ascii="Segoe UI" w:hAnsi="Segoe UI" w:cs="Segoe UI"/>
          <w:sz w:val="24"/>
          <w:szCs w:val="24"/>
        </w:rPr>
        <w:t xml:space="preserve">– This </w:t>
      </w:r>
      <w:r w:rsidRPr="00DB50AD">
        <w:rPr>
          <w:rFonts w:ascii="Segoe UI" w:hAnsi="Segoe UI" w:cs="Segoe UI"/>
          <w:sz w:val="24"/>
          <w:szCs w:val="24"/>
        </w:rPr>
        <w:t>is used to provide support for package-level environment variables</w:t>
      </w:r>
    </w:p>
    <w:p w14:paraId="16A39DF4" w14:textId="1162460B" w:rsidR="00B91B84" w:rsidRDefault="0084638F" w:rsidP="00133597">
      <w:pPr>
        <w:jc w:val="both"/>
        <w:rPr>
          <w:rFonts w:ascii="Segoe UI" w:hAnsi="Segoe UI" w:cs="Segoe UI"/>
          <w:sz w:val="24"/>
          <w:szCs w:val="24"/>
        </w:rPr>
      </w:pPr>
      <w:r>
        <w:rPr>
          <w:rFonts w:ascii="Segoe UI" w:hAnsi="Segoe UI" w:cs="Segoe UI"/>
          <w:sz w:val="24"/>
          <w:szCs w:val="24"/>
        </w:rPr>
        <w:t xml:space="preserve">Now let us see an example of PSF in action. </w:t>
      </w:r>
      <w:hyperlink r:id="rId38" w:history="1">
        <w:r w:rsidR="004E27D9" w:rsidRPr="002C5847">
          <w:rPr>
            <w:rStyle w:val="Hyperlink"/>
            <w:rFonts w:ascii="Segoe UI" w:hAnsi="Segoe UI" w:cs="Segoe UI"/>
            <w:sz w:val="24"/>
            <w:szCs w:val="24"/>
          </w:rPr>
          <w:t>Assume you have an application called ‘MyEmployees’ which was packaged in MSIX format and installed on your system</w:t>
        </w:r>
      </w:hyperlink>
      <w:r w:rsidR="004E27D9">
        <w:rPr>
          <w:rFonts w:ascii="Segoe UI" w:hAnsi="Segoe UI" w:cs="Segoe UI"/>
          <w:sz w:val="24"/>
          <w:szCs w:val="24"/>
        </w:rPr>
        <w:t>. T</w:t>
      </w:r>
      <w:r w:rsidR="00267AEA" w:rsidRPr="00267AEA">
        <w:rPr>
          <w:rFonts w:ascii="Segoe UI" w:hAnsi="Segoe UI" w:cs="Segoe UI"/>
          <w:sz w:val="24"/>
          <w:szCs w:val="24"/>
        </w:rPr>
        <w:t xml:space="preserve">he application is running fine from </w:t>
      </w:r>
      <w:r w:rsidR="008160C5">
        <w:rPr>
          <w:rFonts w:ascii="Segoe UI" w:hAnsi="Segoe UI" w:cs="Segoe UI"/>
          <w:sz w:val="24"/>
          <w:szCs w:val="24"/>
        </w:rPr>
        <w:t>the</w:t>
      </w:r>
      <w:r w:rsidR="00267AEA" w:rsidRPr="00267AEA">
        <w:rPr>
          <w:rFonts w:ascii="Segoe UI" w:hAnsi="Segoe UI" w:cs="Segoe UI"/>
          <w:sz w:val="24"/>
          <w:szCs w:val="24"/>
        </w:rPr>
        <w:t xml:space="preserve"> user</w:t>
      </w:r>
      <w:r w:rsidR="008160C5">
        <w:rPr>
          <w:rFonts w:ascii="Segoe UI" w:hAnsi="Segoe UI" w:cs="Segoe UI"/>
          <w:sz w:val="24"/>
          <w:szCs w:val="24"/>
        </w:rPr>
        <w:t>’s</w:t>
      </w:r>
      <w:r w:rsidR="00267AEA" w:rsidRPr="00267AEA">
        <w:rPr>
          <w:rFonts w:ascii="Segoe UI" w:hAnsi="Segoe UI" w:cs="Segoe UI"/>
          <w:sz w:val="24"/>
          <w:szCs w:val="24"/>
        </w:rPr>
        <w:t xml:space="preserve"> point</w:t>
      </w:r>
      <w:r w:rsidR="008160C5">
        <w:rPr>
          <w:rFonts w:ascii="Segoe UI" w:hAnsi="Segoe UI" w:cs="Segoe UI"/>
          <w:sz w:val="24"/>
          <w:szCs w:val="24"/>
        </w:rPr>
        <w:t>-</w:t>
      </w:r>
      <w:r w:rsidR="00267AEA" w:rsidRPr="00267AEA">
        <w:rPr>
          <w:rFonts w:ascii="Segoe UI" w:hAnsi="Segoe UI" w:cs="Segoe UI"/>
          <w:sz w:val="24"/>
          <w:szCs w:val="24"/>
        </w:rPr>
        <w:t>of</w:t>
      </w:r>
      <w:r w:rsidR="008160C5">
        <w:rPr>
          <w:rFonts w:ascii="Segoe UI" w:hAnsi="Segoe UI" w:cs="Segoe UI"/>
          <w:sz w:val="24"/>
          <w:szCs w:val="24"/>
        </w:rPr>
        <w:t>-</w:t>
      </w:r>
      <w:r w:rsidR="00267AEA" w:rsidRPr="00267AEA">
        <w:rPr>
          <w:rFonts w:ascii="Segoe UI" w:hAnsi="Segoe UI" w:cs="Segoe UI"/>
          <w:sz w:val="24"/>
          <w:szCs w:val="24"/>
        </w:rPr>
        <w:t xml:space="preserve">view, but </w:t>
      </w:r>
      <w:r w:rsidR="008160C5">
        <w:rPr>
          <w:rFonts w:ascii="Segoe UI" w:hAnsi="Segoe UI" w:cs="Segoe UI"/>
          <w:sz w:val="24"/>
          <w:szCs w:val="24"/>
        </w:rPr>
        <w:t xml:space="preserve">one of </w:t>
      </w:r>
      <w:r w:rsidR="00267AEA" w:rsidRPr="00267AEA">
        <w:rPr>
          <w:rFonts w:ascii="Segoe UI" w:hAnsi="Segoe UI" w:cs="Segoe UI"/>
          <w:sz w:val="24"/>
          <w:szCs w:val="24"/>
        </w:rPr>
        <w:t>the feature</w:t>
      </w:r>
      <w:r w:rsidR="008160C5">
        <w:rPr>
          <w:rFonts w:ascii="Segoe UI" w:hAnsi="Segoe UI" w:cs="Segoe UI"/>
          <w:sz w:val="24"/>
          <w:szCs w:val="24"/>
        </w:rPr>
        <w:t>s</w:t>
      </w:r>
      <w:r w:rsidR="00267AEA" w:rsidRPr="00267AEA">
        <w:rPr>
          <w:rFonts w:ascii="Segoe UI" w:hAnsi="Segoe UI" w:cs="Segoe UI"/>
          <w:sz w:val="24"/>
          <w:szCs w:val="24"/>
        </w:rPr>
        <w:t xml:space="preserve"> isn’t working as expected. </w:t>
      </w:r>
      <w:r w:rsidR="00D508E3">
        <w:rPr>
          <w:rFonts w:ascii="Segoe UI" w:hAnsi="Segoe UI" w:cs="Segoe UI"/>
          <w:sz w:val="24"/>
          <w:szCs w:val="24"/>
        </w:rPr>
        <w:t>T</w:t>
      </w:r>
      <w:r w:rsidR="00267AEA" w:rsidRPr="00267AEA">
        <w:rPr>
          <w:rFonts w:ascii="Segoe UI" w:hAnsi="Segoe UI" w:cs="Segoe UI"/>
          <w:sz w:val="24"/>
          <w:szCs w:val="24"/>
        </w:rPr>
        <w:t xml:space="preserve">he </w:t>
      </w:r>
      <w:r w:rsidR="00D508E3">
        <w:rPr>
          <w:rFonts w:ascii="Segoe UI" w:hAnsi="Segoe UI" w:cs="Segoe UI"/>
          <w:sz w:val="24"/>
          <w:szCs w:val="24"/>
        </w:rPr>
        <w:t xml:space="preserve">issue is </w:t>
      </w:r>
      <w:r w:rsidR="00267AEA" w:rsidRPr="00267AEA">
        <w:rPr>
          <w:rFonts w:ascii="Segoe UI" w:hAnsi="Segoe UI" w:cs="Segoe UI"/>
          <w:sz w:val="24"/>
          <w:szCs w:val="24"/>
        </w:rPr>
        <w:t>diagnose</w:t>
      </w:r>
      <w:r w:rsidR="00D508E3">
        <w:rPr>
          <w:rFonts w:ascii="Segoe UI" w:hAnsi="Segoe UI" w:cs="Segoe UI"/>
          <w:sz w:val="24"/>
          <w:szCs w:val="24"/>
        </w:rPr>
        <w:t>d</w:t>
      </w:r>
      <w:r w:rsidR="00267AEA" w:rsidRPr="00267AEA">
        <w:rPr>
          <w:rFonts w:ascii="Segoe UI" w:hAnsi="Segoe UI" w:cs="Segoe UI"/>
          <w:sz w:val="24"/>
          <w:szCs w:val="24"/>
        </w:rPr>
        <w:t xml:space="preserve"> </w:t>
      </w:r>
      <w:r w:rsidR="00D508E3">
        <w:rPr>
          <w:rFonts w:ascii="Segoe UI" w:hAnsi="Segoe UI" w:cs="Segoe UI"/>
          <w:sz w:val="24"/>
          <w:szCs w:val="24"/>
        </w:rPr>
        <w:t>to the</w:t>
      </w:r>
      <w:r w:rsidR="00267AEA" w:rsidRPr="00267AEA">
        <w:rPr>
          <w:rFonts w:ascii="Segoe UI" w:hAnsi="Segoe UI" w:cs="Segoe UI"/>
          <w:sz w:val="24"/>
          <w:szCs w:val="24"/>
        </w:rPr>
        <w:t xml:space="preserve"> fact </w:t>
      </w:r>
      <w:r w:rsidR="00C4108C">
        <w:rPr>
          <w:rFonts w:ascii="Segoe UI" w:hAnsi="Segoe UI" w:cs="Segoe UI"/>
          <w:sz w:val="24"/>
          <w:szCs w:val="24"/>
        </w:rPr>
        <w:t xml:space="preserve">that when the </w:t>
      </w:r>
      <w:r w:rsidR="00267AEA" w:rsidRPr="00267AEA">
        <w:rPr>
          <w:rFonts w:ascii="Segoe UI" w:hAnsi="Segoe UI" w:cs="Segoe UI"/>
          <w:sz w:val="24"/>
          <w:szCs w:val="24"/>
        </w:rPr>
        <w:t xml:space="preserve">application </w:t>
      </w:r>
      <w:r w:rsidR="00133597">
        <w:rPr>
          <w:rFonts w:ascii="Segoe UI" w:hAnsi="Segoe UI" w:cs="Segoe UI"/>
          <w:sz w:val="24"/>
          <w:szCs w:val="24"/>
        </w:rPr>
        <w:t xml:space="preserve">is installed </w:t>
      </w:r>
      <w:r w:rsidR="00267AEA" w:rsidRPr="00267AEA">
        <w:rPr>
          <w:rFonts w:ascii="Segoe UI" w:hAnsi="Segoe UI" w:cs="Segoe UI"/>
          <w:sz w:val="24"/>
          <w:szCs w:val="24"/>
        </w:rPr>
        <w:t xml:space="preserve">as an MSIX app, the log file isn’t </w:t>
      </w:r>
      <w:r w:rsidR="00FD02FA">
        <w:rPr>
          <w:rFonts w:ascii="Segoe UI" w:hAnsi="Segoe UI" w:cs="Segoe UI"/>
          <w:sz w:val="24"/>
          <w:szCs w:val="24"/>
        </w:rPr>
        <w:t xml:space="preserve">getting </w:t>
      </w:r>
      <w:r w:rsidR="00FD02FA" w:rsidRPr="00267AEA">
        <w:rPr>
          <w:rFonts w:ascii="Segoe UI" w:hAnsi="Segoe UI" w:cs="Segoe UI"/>
          <w:sz w:val="24"/>
          <w:szCs w:val="24"/>
        </w:rPr>
        <w:t>created inside the installation folder</w:t>
      </w:r>
      <w:r w:rsidR="00267AEA" w:rsidRPr="00267AEA">
        <w:rPr>
          <w:rFonts w:ascii="Segoe UI" w:hAnsi="Segoe UI" w:cs="Segoe UI"/>
          <w:sz w:val="24"/>
          <w:szCs w:val="24"/>
        </w:rPr>
        <w:t>. This is because the application is</w:t>
      </w:r>
      <w:r w:rsidR="00133597">
        <w:rPr>
          <w:rFonts w:ascii="Segoe UI" w:hAnsi="Segoe UI" w:cs="Segoe UI"/>
          <w:sz w:val="24"/>
          <w:szCs w:val="24"/>
        </w:rPr>
        <w:t xml:space="preserve"> u</w:t>
      </w:r>
      <w:r w:rsidR="00267AEA" w:rsidRPr="00267AEA">
        <w:rPr>
          <w:rFonts w:ascii="Segoe UI" w:hAnsi="Segoe UI" w:cs="Segoe UI"/>
          <w:sz w:val="24"/>
          <w:szCs w:val="24"/>
        </w:rPr>
        <w:t xml:space="preserve">nable to write inside the installation folder. To solve this problem, </w:t>
      </w:r>
      <w:r w:rsidR="00133597">
        <w:rPr>
          <w:rFonts w:ascii="Segoe UI" w:hAnsi="Segoe UI" w:cs="Segoe UI"/>
          <w:sz w:val="24"/>
          <w:szCs w:val="24"/>
        </w:rPr>
        <w:t xml:space="preserve">we </w:t>
      </w:r>
      <w:r w:rsidR="00C4108C">
        <w:rPr>
          <w:rFonts w:ascii="Segoe UI" w:hAnsi="Segoe UI" w:cs="Segoe UI"/>
          <w:sz w:val="24"/>
          <w:szCs w:val="24"/>
        </w:rPr>
        <w:t>need</w:t>
      </w:r>
      <w:r w:rsidR="00267AEA" w:rsidRPr="00267AEA">
        <w:rPr>
          <w:rFonts w:ascii="Segoe UI" w:hAnsi="Segoe UI" w:cs="Segoe UI"/>
          <w:sz w:val="24"/>
          <w:szCs w:val="24"/>
        </w:rPr>
        <w:t xml:space="preserve"> to add the Package Support Framework to the MSIX package, so that the file is created in a folder where the application has </w:t>
      </w:r>
      <w:r w:rsidR="00133597">
        <w:rPr>
          <w:rFonts w:ascii="Segoe UI" w:hAnsi="Segoe UI" w:cs="Segoe UI"/>
          <w:sz w:val="24"/>
          <w:szCs w:val="24"/>
        </w:rPr>
        <w:t>‘W</w:t>
      </w:r>
      <w:r w:rsidR="00267AEA" w:rsidRPr="00267AEA">
        <w:rPr>
          <w:rFonts w:ascii="Segoe UI" w:hAnsi="Segoe UI" w:cs="Segoe UI"/>
          <w:sz w:val="24"/>
          <w:szCs w:val="24"/>
        </w:rPr>
        <w:t>rite</w:t>
      </w:r>
      <w:r w:rsidR="00133597">
        <w:rPr>
          <w:rFonts w:ascii="Segoe UI" w:hAnsi="Segoe UI" w:cs="Segoe UI"/>
          <w:sz w:val="24"/>
          <w:szCs w:val="24"/>
        </w:rPr>
        <w:t>’</w:t>
      </w:r>
      <w:r w:rsidR="00267AEA" w:rsidRPr="00267AEA">
        <w:rPr>
          <w:rFonts w:ascii="Segoe UI" w:hAnsi="Segoe UI" w:cs="Segoe UI"/>
          <w:sz w:val="24"/>
          <w:szCs w:val="24"/>
        </w:rPr>
        <w:t xml:space="preserve"> access.</w:t>
      </w:r>
    </w:p>
    <w:p w14:paraId="646BB8E5" w14:textId="048D09E3" w:rsidR="007E73B0" w:rsidRDefault="00501353" w:rsidP="009D3486">
      <w:pPr>
        <w:jc w:val="both"/>
        <w:rPr>
          <w:rFonts w:ascii="Segoe UI" w:hAnsi="Segoe UI" w:cs="Segoe UI"/>
          <w:sz w:val="24"/>
          <w:szCs w:val="24"/>
        </w:rPr>
      </w:pPr>
      <w:r w:rsidRPr="00501353">
        <w:rPr>
          <w:rFonts w:ascii="Segoe UI" w:hAnsi="Segoe UI" w:cs="Segoe UI"/>
          <w:sz w:val="24"/>
          <w:szCs w:val="24"/>
        </w:rPr>
        <w:t xml:space="preserve">The first step is to unpack the MSIX package which contains the </w:t>
      </w:r>
      <w:r>
        <w:rPr>
          <w:rFonts w:ascii="Segoe UI" w:hAnsi="Segoe UI" w:cs="Segoe UI"/>
          <w:sz w:val="24"/>
          <w:szCs w:val="24"/>
        </w:rPr>
        <w:t>‘</w:t>
      </w:r>
      <w:r w:rsidRPr="00501353">
        <w:rPr>
          <w:rFonts w:ascii="Segoe UI" w:hAnsi="Segoe UI" w:cs="Segoe UI"/>
          <w:sz w:val="24"/>
          <w:szCs w:val="24"/>
        </w:rPr>
        <w:t>MyEmployees</w:t>
      </w:r>
      <w:r>
        <w:rPr>
          <w:rFonts w:ascii="Segoe UI" w:hAnsi="Segoe UI" w:cs="Segoe UI"/>
          <w:sz w:val="24"/>
          <w:szCs w:val="24"/>
        </w:rPr>
        <w:t>’</w:t>
      </w:r>
      <w:r w:rsidRPr="00501353">
        <w:rPr>
          <w:rFonts w:ascii="Segoe UI" w:hAnsi="Segoe UI" w:cs="Segoe UI"/>
          <w:sz w:val="24"/>
          <w:szCs w:val="24"/>
        </w:rPr>
        <w:t xml:space="preserve"> application, so that the Package Support Framework</w:t>
      </w:r>
      <w:r>
        <w:rPr>
          <w:rFonts w:ascii="Segoe UI" w:hAnsi="Segoe UI" w:cs="Segoe UI"/>
          <w:sz w:val="24"/>
          <w:szCs w:val="24"/>
        </w:rPr>
        <w:t xml:space="preserve"> </w:t>
      </w:r>
      <w:r w:rsidRPr="00501353">
        <w:rPr>
          <w:rFonts w:ascii="Segoe UI" w:hAnsi="Segoe UI" w:cs="Segoe UI"/>
          <w:sz w:val="24"/>
          <w:szCs w:val="24"/>
        </w:rPr>
        <w:t xml:space="preserve">can </w:t>
      </w:r>
      <w:r>
        <w:rPr>
          <w:rFonts w:ascii="Segoe UI" w:hAnsi="Segoe UI" w:cs="Segoe UI"/>
          <w:sz w:val="24"/>
          <w:szCs w:val="24"/>
        </w:rPr>
        <w:t xml:space="preserve">be </w:t>
      </w:r>
      <w:r w:rsidRPr="00501353">
        <w:rPr>
          <w:rFonts w:ascii="Segoe UI" w:hAnsi="Segoe UI" w:cs="Segoe UI"/>
          <w:sz w:val="24"/>
          <w:szCs w:val="24"/>
        </w:rPr>
        <w:t>inject</w:t>
      </w:r>
      <w:r>
        <w:rPr>
          <w:rFonts w:ascii="Segoe UI" w:hAnsi="Segoe UI" w:cs="Segoe UI"/>
          <w:sz w:val="24"/>
          <w:szCs w:val="24"/>
        </w:rPr>
        <w:t>ed into it</w:t>
      </w:r>
      <w:r w:rsidRPr="00501353">
        <w:rPr>
          <w:rFonts w:ascii="Segoe UI" w:hAnsi="Segoe UI" w:cs="Segoe UI"/>
          <w:sz w:val="24"/>
          <w:szCs w:val="24"/>
        </w:rPr>
        <w:t>.</w:t>
      </w:r>
    </w:p>
    <w:p w14:paraId="41A27D41" w14:textId="3EBF4850" w:rsidR="00096ED8" w:rsidRDefault="00096ED8" w:rsidP="009D3486">
      <w:pPr>
        <w:jc w:val="both"/>
        <w:rPr>
          <w:rFonts w:ascii="Segoe UI" w:hAnsi="Segoe UI" w:cs="Segoe UI"/>
          <w:sz w:val="24"/>
          <w:szCs w:val="24"/>
        </w:rPr>
      </w:pPr>
      <w:r>
        <w:rPr>
          <w:rFonts w:ascii="Segoe UI" w:hAnsi="Segoe UI" w:cs="Segoe UI"/>
          <w:sz w:val="24"/>
          <w:szCs w:val="24"/>
        </w:rPr>
        <w:t xml:space="preserve">Start by Right clicking on the package, and editing </w:t>
      </w:r>
      <w:r w:rsidR="00D42BC1">
        <w:rPr>
          <w:rFonts w:ascii="Segoe UI" w:hAnsi="Segoe UI" w:cs="Segoe UI"/>
          <w:sz w:val="24"/>
          <w:szCs w:val="24"/>
        </w:rPr>
        <w:t>the package</w:t>
      </w:r>
      <w:r>
        <w:rPr>
          <w:rFonts w:ascii="Segoe UI" w:hAnsi="Segoe UI" w:cs="Segoe UI"/>
          <w:sz w:val="24"/>
          <w:szCs w:val="24"/>
        </w:rPr>
        <w:t xml:space="preserve"> in </w:t>
      </w:r>
      <w:r w:rsidR="00D42BC1">
        <w:rPr>
          <w:rFonts w:ascii="Segoe UI" w:hAnsi="Segoe UI" w:cs="Segoe UI"/>
          <w:sz w:val="24"/>
          <w:szCs w:val="24"/>
        </w:rPr>
        <w:t>MSIX Packaging Tool.</w:t>
      </w:r>
    </w:p>
    <w:p w14:paraId="5958FE2E" w14:textId="693C6563" w:rsidR="00D12282" w:rsidRDefault="00D12282" w:rsidP="009D3486">
      <w:pPr>
        <w:jc w:val="both"/>
        <w:rPr>
          <w:rFonts w:ascii="Segoe UI" w:hAnsi="Segoe UI" w:cs="Segoe UI"/>
          <w:sz w:val="24"/>
          <w:szCs w:val="24"/>
        </w:rPr>
      </w:pPr>
      <w:r w:rsidRPr="00D12282">
        <w:rPr>
          <w:rFonts w:ascii="Segoe UI" w:hAnsi="Segoe UI" w:cs="Segoe UI"/>
          <w:noProof/>
          <w:sz w:val="24"/>
          <w:szCs w:val="24"/>
        </w:rPr>
        <w:lastRenderedPageBreak/>
        <w:drawing>
          <wp:inline distT="0" distB="0" distL="0" distR="0" wp14:anchorId="4D0A7496" wp14:editId="595E524B">
            <wp:extent cx="5731510" cy="317119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9"/>
                    <a:stretch>
                      <a:fillRect/>
                    </a:stretch>
                  </pic:blipFill>
                  <pic:spPr>
                    <a:xfrm>
                      <a:off x="0" y="0"/>
                      <a:ext cx="5731510" cy="3171190"/>
                    </a:xfrm>
                    <a:prstGeom prst="rect">
                      <a:avLst/>
                    </a:prstGeom>
                  </pic:spPr>
                </pic:pic>
              </a:graphicData>
            </a:graphic>
          </wp:inline>
        </w:drawing>
      </w:r>
    </w:p>
    <w:p w14:paraId="59367714" w14:textId="771A69DE" w:rsidR="009D7BCB" w:rsidRDefault="004910D2" w:rsidP="00BA1CB5">
      <w:pPr>
        <w:jc w:val="both"/>
        <w:rPr>
          <w:rFonts w:ascii="Segoe UI" w:hAnsi="Segoe UI" w:cs="Segoe UI"/>
          <w:sz w:val="24"/>
          <w:szCs w:val="24"/>
        </w:rPr>
      </w:pPr>
      <w:r>
        <w:rPr>
          <w:rFonts w:ascii="Segoe UI" w:hAnsi="Segoe UI" w:cs="Segoe UI"/>
          <w:sz w:val="24"/>
          <w:szCs w:val="24"/>
        </w:rPr>
        <w:t xml:space="preserve">Click on ’Package files’ on the </w:t>
      </w:r>
      <w:r w:rsidR="00F67DEC">
        <w:rPr>
          <w:rFonts w:ascii="Segoe UI" w:hAnsi="Segoe UI" w:cs="Segoe UI"/>
          <w:sz w:val="24"/>
          <w:szCs w:val="24"/>
        </w:rPr>
        <w:t>left-hand</w:t>
      </w:r>
      <w:r>
        <w:rPr>
          <w:rFonts w:ascii="Segoe UI" w:hAnsi="Segoe UI" w:cs="Segoe UI"/>
          <w:sz w:val="24"/>
          <w:szCs w:val="24"/>
        </w:rPr>
        <w:t xml:space="preserve"> pane.</w:t>
      </w:r>
    </w:p>
    <w:p w14:paraId="5910A135" w14:textId="60EA839E" w:rsidR="00F60346" w:rsidRDefault="00B62BA6" w:rsidP="00BA1CB5">
      <w:pPr>
        <w:jc w:val="both"/>
        <w:rPr>
          <w:rFonts w:ascii="Segoe UI" w:hAnsi="Segoe UI" w:cs="Segoe UI"/>
          <w:sz w:val="24"/>
          <w:szCs w:val="24"/>
        </w:rPr>
      </w:pPr>
      <w:r>
        <w:rPr>
          <w:noProof/>
        </w:rPr>
        <w:drawing>
          <wp:inline distT="0" distB="0" distL="0" distR="0" wp14:anchorId="1FC82908" wp14:editId="4DA7C107">
            <wp:extent cx="5731510" cy="431292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0"/>
                    <a:stretch>
                      <a:fillRect/>
                    </a:stretch>
                  </pic:blipFill>
                  <pic:spPr>
                    <a:xfrm>
                      <a:off x="0" y="0"/>
                      <a:ext cx="5731510" cy="4312920"/>
                    </a:xfrm>
                    <a:prstGeom prst="rect">
                      <a:avLst/>
                    </a:prstGeom>
                  </pic:spPr>
                </pic:pic>
              </a:graphicData>
            </a:graphic>
          </wp:inline>
        </w:drawing>
      </w:r>
    </w:p>
    <w:p w14:paraId="661941B0" w14:textId="1F445440" w:rsidR="008A7D11" w:rsidRPr="008A7D11" w:rsidRDefault="008A7D11" w:rsidP="003B0825">
      <w:pPr>
        <w:rPr>
          <w:rFonts w:ascii="Segoe UI" w:hAnsi="Segoe UI" w:cs="Segoe UI"/>
          <w:sz w:val="24"/>
          <w:szCs w:val="24"/>
        </w:rPr>
      </w:pPr>
      <w:r>
        <w:rPr>
          <w:rFonts w:ascii="Segoe UI" w:hAnsi="Segoe UI" w:cs="Segoe UI"/>
          <w:sz w:val="24"/>
          <w:szCs w:val="24"/>
        </w:rPr>
        <w:t xml:space="preserve">Now </w:t>
      </w:r>
      <w:r w:rsidR="00071D93">
        <w:rPr>
          <w:rFonts w:ascii="Segoe UI" w:hAnsi="Segoe UI" w:cs="Segoe UI"/>
          <w:sz w:val="24"/>
          <w:szCs w:val="24"/>
        </w:rPr>
        <w:t xml:space="preserve">download the </w:t>
      </w:r>
      <w:hyperlink r:id="rId41" w:history="1">
        <w:r w:rsidR="00071D93">
          <w:rPr>
            <w:rStyle w:val="Hyperlink"/>
            <w:rFonts w:ascii="Segoe UI" w:hAnsi="Segoe UI" w:cs="Segoe UI"/>
            <w:sz w:val="24"/>
            <w:szCs w:val="24"/>
          </w:rPr>
          <w:t>l</w:t>
        </w:r>
        <w:r w:rsidR="00071D93" w:rsidRPr="0026793C">
          <w:rPr>
            <w:rStyle w:val="Hyperlink"/>
            <w:rFonts w:ascii="Segoe UI" w:hAnsi="Segoe UI" w:cs="Segoe UI"/>
            <w:sz w:val="24"/>
            <w:szCs w:val="24"/>
          </w:rPr>
          <w:t>atest release of PSF</w:t>
        </w:r>
      </w:hyperlink>
      <w:r w:rsidR="00071D93">
        <w:rPr>
          <w:rFonts w:ascii="Segoe UI" w:hAnsi="Segoe UI" w:cs="Segoe UI"/>
          <w:sz w:val="24"/>
          <w:szCs w:val="24"/>
        </w:rPr>
        <w:t xml:space="preserve"> from NuGet</w:t>
      </w:r>
      <w:r w:rsidR="009E3616">
        <w:rPr>
          <w:rFonts w:ascii="Segoe UI" w:hAnsi="Segoe UI" w:cs="Segoe UI"/>
          <w:sz w:val="24"/>
          <w:szCs w:val="24"/>
        </w:rPr>
        <w:t>.</w:t>
      </w:r>
      <w:r w:rsidR="0035163D">
        <w:rPr>
          <w:rFonts w:ascii="Segoe UI" w:hAnsi="Segoe UI" w:cs="Segoe UI"/>
          <w:sz w:val="24"/>
          <w:szCs w:val="24"/>
        </w:rPr>
        <w:t xml:space="preserve"> </w:t>
      </w:r>
      <w:r w:rsidR="00412CC9">
        <w:rPr>
          <w:rFonts w:ascii="Segoe UI" w:hAnsi="Segoe UI" w:cs="Segoe UI"/>
          <w:sz w:val="24"/>
          <w:szCs w:val="24"/>
        </w:rPr>
        <w:t>Right</w:t>
      </w:r>
      <w:r w:rsidR="00346AC2">
        <w:rPr>
          <w:rFonts w:ascii="Segoe UI" w:hAnsi="Segoe UI" w:cs="Segoe UI"/>
          <w:sz w:val="24"/>
          <w:szCs w:val="24"/>
        </w:rPr>
        <w:t xml:space="preserve"> click on the Package, and add the fol</w:t>
      </w:r>
      <w:r w:rsidR="00D114C6" w:rsidRPr="008A7D11">
        <w:rPr>
          <w:rFonts w:ascii="Segoe UI" w:hAnsi="Segoe UI" w:cs="Segoe UI"/>
          <w:sz w:val="24"/>
          <w:szCs w:val="24"/>
        </w:rPr>
        <w:t xml:space="preserve">lowing </w:t>
      </w:r>
      <w:r w:rsidR="00071D93">
        <w:rPr>
          <w:rFonts w:ascii="Segoe UI" w:hAnsi="Segoe UI" w:cs="Segoe UI"/>
          <w:sz w:val="24"/>
          <w:szCs w:val="24"/>
        </w:rPr>
        <w:t>P</w:t>
      </w:r>
      <w:r w:rsidR="00C4108C">
        <w:rPr>
          <w:rFonts w:ascii="Segoe UI" w:hAnsi="Segoe UI" w:cs="Segoe UI"/>
          <w:sz w:val="24"/>
          <w:szCs w:val="24"/>
        </w:rPr>
        <w:t>SF files in</w:t>
      </w:r>
      <w:r w:rsidRPr="008A7D11">
        <w:rPr>
          <w:rFonts w:ascii="Segoe UI" w:hAnsi="Segoe UI" w:cs="Segoe UI"/>
          <w:sz w:val="24"/>
          <w:szCs w:val="24"/>
        </w:rPr>
        <w:t xml:space="preserve">to the </w:t>
      </w:r>
      <w:r w:rsidR="00C4108C">
        <w:rPr>
          <w:rFonts w:ascii="Segoe UI" w:hAnsi="Segoe UI" w:cs="Segoe UI"/>
          <w:sz w:val="24"/>
          <w:szCs w:val="24"/>
        </w:rPr>
        <w:t>p</w:t>
      </w:r>
      <w:r w:rsidRPr="008A7D11">
        <w:rPr>
          <w:rFonts w:ascii="Segoe UI" w:hAnsi="Segoe UI" w:cs="Segoe UI"/>
          <w:sz w:val="24"/>
          <w:szCs w:val="24"/>
        </w:rPr>
        <w:t>ackage</w:t>
      </w:r>
      <w:r w:rsidR="00C4108C">
        <w:rPr>
          <w:rFonts w:ascii="Segoe UI" w:hAnsi="Segoe UI" w:cs="Segoe UI"/>
          <w:sz w:val="24"/>
          <w:szCs w:val="24"/>
        </w:rPr>
        <w:t xml:space="preserve"> </w:t>
      </w:r>
      <w:r w:rsidRPr="008A7D11">
        <w:rPr>
          <w:rFonts w:ascii="Segoe UI" w:hAnsi="Segoe UI" w:cs="Segoe UI"/>
          <w:sz w:val="24"/>
          <w:szCs w:val="24"/>
        </w:rPr>
        <w:t>folder</w:t>
      </w:r>
      <w:r w:rsidR="003B0825">
        <w:rPr>
          <w:rFonts w:ascii="Segoe UI" w:hAnsi="Segoe UI" w:cs="Segoe UI"/>
          <w:sz w:val="24"/>
          <w:szCs w:val="24"/>
        </w:rPr>
        <w:t>.</w:t>
      </w:r>
    </w:p>
    <w:p w14:paraId="5F535F90" w14:textId="2338B53D" w:rsidR="004C12C0" w:rsidRDefault="00CB0522" w:rsidP="008A7D11">
      <w:pPr>
        <w:jc w:val="both"/>
        <w:rPr>
          <w:rFonts w:ascii="Segoe UI" w:hAnsi="Segoe UI" w:cs="Segoe UI"/>
          <w:sz w:val="24"/>
          <w:szCs w:val="24"/>
        </w:rPr>
      </w:pPr>
      <w:r w:rsidRPr="00CB0522">
        <w:rPr>
          <w:rFonts w:ascii="Segoe UI" w:hAnsi="Segoe UI" w:cs="Segoe UI"/>
          <w:noProof/>
          <w:sz w:val="24"/>
          <w:szCs w:val="24"/>
        </w:rPr>
        <w:lastRenderedPageBreak/>
        <w:drawing>
          <wp:inline distT="0" distB="0" distL="0" distR="0" wp14:anchorId="518D9D95" wp14:editId="10AF0721">
            <wp:extent cx="5731510" cy="2681605"/>
            <wp:effectExtent l="0" t="0" r="2540" b="4445"/>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42"/>
                    <a:stretch>
                      <a:fillRect/>
                    </a:stretch>
                  </pic:blipFill>
                  <pic:spPr>
                    <a:xfrm>
                      <a:off x="0" y="0"/>
                      <a:ext cx="5731510" cy="2681605"/>
                    </a:xfrm>
                    <a:prstGeom prst="rect">
                      <a:avLst/>
                    </a:prstGeom>
                  </pic:spPr>
                </pic:pic>
              </a:graphicData>
            </a:graphic>
          </wp:inline>
        </w:drawing>
      </w:r>
    </w:p>
    <w:p w14:paraId="6E432C15" w14:textId="1683024F" w:rsidR="00FF7ECA" w:rsidRDefault="00FF7ECA" w:rsidP="008A7D11">
      <w:pPr>
        <w:jc w:val="both"/>
        <w:rPr>
          <w:rFonts w:ascii="Segoe UI" w:hAnsi="Segoe UI" w:cs="Segoe UI"/>
          <w:sz w:val="24"/>
          <w:szCs w:val="24"/>
        </w:rPr>
      </w:pPr>
      <w:r>
        <w:rPr>
          <w:noProof/>
        </w:rPr>
        <w:drawing>
          <wp:inline distT="0" distB="0" distL="0" distR="0" wp14:anchorId="3AFC43D7" wp14:editId="191BF208">
            <wp:extent cx="5731510" cy="431292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3"/>
                    <a:stretch>
                      <a:fillRect/>
                    </a:stretch>
                  </pic:blipFill>
                  <pic:spPr>
                    <a:xfrm>
                      <a:off x="0" y="0"/>
                      <a:ext cx="5731510" cy="4312920"/>
                    </a:xfrm>
                    <a:prstGeom prst="rect">
                      <a:avLst/>
                    </a:prstGeom>
                  </pic:spPr>
                </pic:pic>
              </a:graphicData>
            </a:graphic>
          </wp:inline>
        </w:drawing>
      </w:r>
    </w:p>
    <w:p w14:paraId="6A869CF3" w14:textId="1927D1FF" w:rsidR="00401B0F" w:rsidRDefault="00401B0F" w:rsidP="00401B0F">
      <w:pPr>
        <w:jc w:val="both"/>
        <w:rPr>
          <w:rFonts w:ascii="Segoe UI" w:hAnsi="Segoe UI" w:cs="Segoe UI"/>
          <w:sz w:val="24"/>
          <w:szCs w:val="24"/>
        </w:rPr>
      </w:pPr>
      <w:r>
        <w:rPr>
          <w:rFonts w:ascii="Segoe UI" w:hAnsi="Segoe UI" w:cs="Segoe UI"/>
          <w:sz w:val="24"/>
          <w:szCs w:val="24"/>
        </w:rPr>
        <w:t xml:space="preserve">Now, </w:t>
      </w:r>
      <w:r w:rsidR="001B1936">
        <w:rPr>
          <w:rFonts w:ascii="Segoe UI" w:hAnsi="Segoe UI" w:cs="Segoe UI"/>
          <w:sz w:val="24"/>
          <w:szCs w:val="24"/>
        </w:rPr>
        <w:t xml:space="preserve">create a config.json with </w:t>
      </w:r>
      <w:r w:rsidR="00656529">
        <w:rPr>
          <w:rFonts w:ascii="Segoe UI" w:hAnsi="Segoe UI" w:cs="Segoe UI"/>
          <w:sz w:val="24"/>
          <w:szCs w:val="24"/>
        </w:rPr>
        <w:t>the modified working directory</w:t>
      </w:r>
      <w:r w:rsidR="0043246E">
        <w:rPr>
          <w:rFonts w:ascii="Segoe UI" w:hAnsi="Segoe UI" w:cs="Segoe UI"/>
          <w:sz w:val="24"/>
          <w:szCs w:val="24"/>
        </w:rPr>
        <w:t xml:space="preserve"> and the fixups mentioned</w:t>
      </w:r>
      <w:r w:rsidR="005F5659">
        <w:rPr>
          <w:rFonts w:ascii="Segoe UI" w:hAnsi="Segoe UI" w:cs="Segoe UI"/>
          <w:sz w:val="24"/>
          <w:szCs w:val="24"/>
        </w:rPr>
        <w:t>.</w:t>
      </w:r>
      <w:r w:rsidR="00921894">
        <w:rPr>
          <w:rFonts w:ascii="Segoe UI" w:hAnsi="Segoe UI" w:cs="Segoe UI"/>
          <w:sz w:val="24"/>
          <w:szCs w:val="24"/>
        </w:rPr>
        <w:t xml:space="preserve"> Add that to the package as well.</w:t>
      </w:r>
    </w:p>
    <w:p w14:paraId="3834A395" w14:textId="6CDDD71F" w:rsidR="00D05AD6" w:rsidRDefault="007E4126" w:rsidP="00401B0F">
      <w:pPr>
        <w:jc w:val="both"/>
        <w:rPr>
          <w:rFonts w:ascii="Segoe UI" w:hAnsi="Segoe UI" w:cs="Segoe UI"/>
          <w:sz w:val="24"/>
          <w:szCs w:val="24"/>
        </w:rPr>
      </w:pPr>
      <w:r>
        <w:rPr>
          <w:noProof/>
        </w:rPr>
        <w:lastRenderedPageBreak/>
        <w:drawing>
          <wp:inline distT="0" distB="0" distL="0" distR="0" wp14:anchorId="1592B5AD" wp14:editId="4418A509">
            <wp:extent cx="5731510" cy="6067425"/>
            <wp:effectExtent l="0" t="0" r="254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4"/>
                    <a:stretch>
                      <a:fillRect/>
                    </a:stretch>
                  </pic:blipFill>
                  <pic:spPr>
                    <a:xfrm>
                      <a:off x="0" y="0"/>
                      <a:ext cx="5731510" cy="6067425"/>
                    </a:xfrm>
                    <a:prstGeom prst="rect">
                      <a:avLst/>
                    </a:prstGeom>
                  </pic:spPr>
                </pic:pic>
              </a:graphicData>
            </a:graphic>
          </wp:inline>
        </w:drawing>
      </w:r>
    </w:p>
    <w:p w14:paraId="62980010" w14:textId="217B8903" w:rsidR="000B7A29" w:rsidRPr="00401B0F" w:rsidRDefault="000B7A29" w:rsidP="00401B0F">
      <w:pPr>
        <w:jc w:val="both"/>
        <w:rPr>
          <w:rFonts w:ascii="Segoe UI" w:hAnsi="Segoe UI" w:cs="Segoe UI"/>
          <w:sz w:val="24"/>
          <w:szCs w:val="24"/>
        </w:rPr>
      </w:pPr>
      <w:r>
        <w:rPr>
          <w:noProof/>
        </w:rPr>
        <w:lastRenderedPageBreak/>
        <w:drawing>
          <wp:inline distT="0" distB="0" distL="0" distR="0" wp14:anchorId="1B43F456" wp14:editId="088A8BD7">
            <wp:extent cx="5731510" cy="4312920"/>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5"/>
                    <a:stretch>
                      <a:fillRect/>
                    </a:stretch>
                  </pic:blipFill>
                  <pic:spPr>
                    <a:xfrm>
                      <a:off x="0" y="0"/>
                      <a:ext cx="5731510" cy="4312920"/>
                    </a:xfrm>
                    <a:prstGeom prst="rect">
                      <a:avLst/>
                    </a:prstGeom>
                  </pic:spPr>
                </pic:pic>
              </a:graphicData>
            </a:graphic>
          </wp:inline>
        </w:drawing>
      </w:r>
    </w:p>
    <w:p w14:paraId="285CC5B2" w14:textId="4434B149" w:rsidR="002E23CD" w:rsidRDefault="00922E60" w:rsidP="00401B0F">
      <w:pPr>
        <w:jc w:val="both"/>
        <w:rPr>
          <w:rFonts w:ascii="Segoe UI" w:hAnsi="Segoe UI" w:cs="Segoe UI"/>
          <w:sz w:val="24"/>
          <w:szCs w:val="24"/>
        </w:rPr>
      </w:pPr>
      <w:r>
        <w:rPr>
          <w:rFonts w:ascii="Segoe UI" w:hAnsi="Segoe UI" w:cs="Segoe UI"/>
          <w:sz w:val="24"/>
          <w:szCs w:val="24"/>
        </w:rPr>
        <w:t>Now,</w:t>
      </w:r>
      <w:r w:rsidR="001542BA">
        <w:rPr>
          <w:rFonts w:ascii="Segoe UI" w:hAnsi="Segoe UI" w:cs="Segoe UI"/>
          <w:sz w:val="24"/>
          <w:szCs w:val="24"/>
        </w:rPr>
        <w:t xml:space="preserve"> click on the ‘Package Information’ tab</w:t>
      </w:r>
      <w:r>
        <w:rPr>
          <w:rFonts w:ascii="Segoe UI" w:hAnsi="Segoe UI" w:cs="Segoe UI"/>
          <w:sz w:val="24"/>
          <w:szCs w:val="24"/>
        </w:rPr>
        <w:t xml:space="preserve"> </w:t>
      </w:r>
      <w:r w:rsidR="001542BA">
        <w:rPr>
          <w:rFonts w:ascii="Segoe UI" w:hAnsi="Segoe UI" w:cs="Segoe UI"/>
          <w:sz w:val="24"/>
          <w:szCs w:val="24"/>
        </w:rPr>
        <w:t xml:space="preserve">on the left hand pane, scroll to the bottom </w:t>
      </w:r>
      <w:r w:rsidR="00B52544">
        <w:rPr>
          <w:rFonts w:ascii="Segoe UI" w:hAnsi="Segoe UI" w:cs="Segoe UI"/>
          <w:sz w:val="24"/>
          <w:szCs w:val="24"/>
        </w:rPr>
        <w:t xml:space="preserve">to the Manifest </w:t>
      </w:r>
      <w:r w:rsidR="005B6D03">
        <w:rPr>
          <w:rFonts w:ascii="Segoe UI" w:hAnsi="Segoe UI" w:cs="Segoe UI"/>
          <w:sz w:val="24"/>
          <w:szCs w:val="24"/>
        </w:rPr>
        <w:t xml:space="preserve">file section, and click on ‘Open File’ button to </w:t>
      </w:r>
      <w:r>
        <w:rPr>
          <w:rFonts w:ascii="Segoe UI" w:hAnsi="Segoe UI" w:cs="Segoe UI"/>
          <w:sz w:val="24"/>
          <w:szCs w:val="24"/>
        </w:rPr>
        <w:t>edit the AppxManifest</w:t>
      </w:r>
      <w:r w:rsidR="008A7CAE">
        <w:rPr>
          <w:rFonts w:ascii="Segoe UI" w:hAnsi="Segoe UI" w:cs="Segoe UI"/>
          <w:sz w:val="24"/>
          <w:szCs w:val="24"/>
        </w:rPr>
        <w:t xml:space="preserve"> </w:t>
      </w:r>
      <w:r w:rsidR="008A7CAE" w:rsidRPr="008A7CAE">
        <w:rPr>
          <w:rFonts w:ascii="Segoe UI" w:hAnsi="Segoe UI" w:cs="Segoe UI"/>
          <w:sz w:val="24"/>
          <w:szCs w:val="24"/>
        </w:rPr>
        <w:t>to change the entry point of the application</w:t>
      </w:r>
      <w:r w:rsidR="008A7CAE">
        <w:rPr>
          <w:rFonts w:ascii="Segoe UI" w:hAnsi="Segoe UI" w:cs="Segoe UI"/>
          <w:sz w:val="24"/>
          <w:szCs w:val="24"/>
        </w:rPr>
        <w:t>.</w:t>
      </w:r>
    </w:p>
    <w:p w14:paraId="79051DE4" w14:textId="5FB2190D" w:rsidR="00922E60" w:rsidRDefault="00D601DB" w:rsidP="00401B0F">
      <w:pPr>
        <w:jc w:val="both"/>
        <w:rPr>
          <w:rFonts w:ascii="Segoe UI" w:hAnsi="Segoe UI" w:cs="Segoe UI"/>
          <w:sz w:val="24"/>
          <w:szCs w:val="24"/>
        </w:rPr>
      </w:pPr>
      <w:r>
        <w:rPr>
          <w:noProof/>
        </w:rPr>
        <w:lastRenderedPageBreak/>
        <w:drawing>
          <wp:inline distT="0" distB="0" distL="0" distR="0" wp14:anchorId="4E77EAA1" wp14:editId="3C8141DB">
            <wp:extent cx="5731510" cy="4312920"/>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stretch>
                      <a:fillRect/>
                    </a:stretch>
                  </pic:blipFill>
                  <pic:spPr>
                    <a:xfrm>
                      <a:off x="0" y="0"/>
                      <a:ext cx="5731510" cy="4312920"/>
                    </a:xfrm>
                    <a:prstGeom prst="rect">
                      <a:avLst/>
                    </a:prstGeom>
                  </pic:spPr>
                </pic:pic>
              </a:graphicData>
            </a:graphic>
          </wp:inline>
        </w:drawing>
      </w:r>
    </w:p>
    <w:p w14:paraId="789EA819" w14:textId="0DFEEC9D" w:rsidR="00CB0522" w:rsidRDefault="00F804F4" w:rsidP="008A7D11">
      <w:pPr>
        <w:jc w:val="both"/>
        <w:rPr>
          <w:rFonts w:ascii="Segoe UI" w:hAnsi="Segoe UI" w:cs="Segoe UI"/>
          <w:sz w:val="24"/>
          <w:szCs w:val="24"/>
        </w:rPr>
      </w:pPr>
      <w:r>
        <w:rPr>
          <w:noProof/>
        </w:rPr>
        <w:drawing>
          <wp:inline distT="0" distB="0" distL="0" distR="0" wp14:anchorId="07C7FFCE" wp14:editId="640E1ABC">
            <wp:extent cx="5731510" cy="3336290"/>
            <wp:effectExtent l="0" t="0" r="254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7"/>
                    <a:stretch>
                      <a:fillRect/>
                    </a:stretch>
                  </pic:blipFill>
                  <pic:spPr>
                    <a:xfrm>
                      <a:off x="0" y="0"/>
                      <a:ext cx="5731510" cy="3336290"/>
                    </a:xfrm>
                    <a:prstGeom prst="rect">
                      <a:avLst/>
                    </a:prstGeom>
                  </pic:spPr>
                </pic:pic>
              </a:graphicData>
            </a:graphic>
          </wp:inline>
        </w:drawing>
      </w:r>
    </w:p>
    <w:p w14:paraId="050F89AE" w14:textId="642F170B" w:rsidR="0024603F" w:rsidRDefault="0024603F" w:rsidP="008A7D11">
      <w:pPr>
        <w:jc w:val="both"/>
        <w:rPr>
          <w:rFonts w:ascii="Segoe UI" w:hAnsi="Segoe UI" w:cs="Segoe UI"/>
          <w:sz w:val="24"/>
          <w:szCs w:val="24"/>
        </w:rPr>
      </w:pPr>
      <w:r>
        <w:rPr>
          <w:rFonts w:ascii="Segoe UI" w:hAnsi="Segoe UI" w:cs="Segoe UI"/>
          <w:sz w:val="24"/>
          <w:szCs w:val="24"/>
        </w:rPr>
        <w:t>Sign the package using your preferred method (</w:t>
      </w:r>
      <w:r w:rsidR="00AC0CC2">
        <w:rPr>
          <w:rFonts w:ascii="Segoe UI" w:hAnsi="Segoe UI" w:cs="Segoe UI"/>
          <w:sz w:val="24"/>
          <w:szCs w:val="24"/>
        </w:rPr>
        <w:t>.pfx certificate in this case).</w:t>
      </w:r>
    </w:p>
    <w:p w14:paraId="2DBA8458" w14:textId="7B543383" w:rsidR="00AC0CC2" w:rsidRDefault="006D2AC7" w:rsidP="008A7D11">
      <w:pPr>
        <w:jc w:val="both"/>
        <w:rPr>
          <w:rFonts w:ascii="Segoe UI" w:hAnsi="Segoe UI" w:cs="Segoe UI"/>
          <w:sz w:val="24"/>
          <w:szCs w:val="24"/>
        </w:rPr>
      </w:pPr>
      <w:r>
        <w:rPr>
          <w:noProof/>
        </w:rPr>
        <w:lastRenderedPageBreak/>
        <w:drawing>
          <wp:inline distT="0" distB="0" distL="0" distR="0" wp14:anchorId="68491AB4" wp14:editId="2FF19039">
            <wp:extent cx="5731510" cy="4312920"/>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8"/>
                    <a:stretch>
                      <a:fillRect/>
                    </a:stretch>
                  </pic:blipFill>
                  <pic:spPr>
                    <a:xfrm>
                      <a:off x="0" y="0"/>
                      <a:ext cx="5731510" cy="4312920"/>
                    </a:xfrm>
                    <a:prstGeom prst="rect">
                      <a:avLst/>
                    </a:prstGeom>
                  </pic:spPr>
                </pic:pic>
              </a:graphicData>
            </a:graphic>
          </wp:inline>
        </w:drawing>
      </w:r>
    </w:p>
    <w:p w14:paraId="194F6238" w14:textId="25714277" w:rsidR="00CB0522" w:rsidRDefault="00820FA1" w:rsidP="008A7D11">
      <w:pPr>
        <w:jc w:val="both"/>
        <w:rPr>
          <w:rFonts w:ascii="Segoe UI" w:hAnsi="Segoe UI" w:cs="Segoe UI"/>
          <w:sz w:val="24"/>
          <w:szCs w:val="24"/>
        </w:rPr>
      </w:pPr>
      <w:r>
        <w:rPr>
          <w:rFonts w:ascii="Segoe UI" w:hAnsi="Segoe UI" w:cs="Segoe UI"/>
          <w:sz w:val="24"/>
          <w:szCs w:val="24"/>
        </w:rPr>
        <w:t xml:space="preserve">Now, </w:t>
      </w:r>
      <w:r w:rsidR="003D2063">
        <w:rPr>
          <w:rFonts w:ascii="Segoe UI" w:hAnsi="Segoe UI" w:cs="Segoe UI"/>
          <w:sz w:val="24"/>
          <w:szCs w:val="24"/>
        </w:rPr>
        <w:t xml:space="preserve">save the file and click on ‘Save’ button to </w:t>
      </w:r>
      <w:r>
        <w:rPr>
          <w:rFonts w:ascii="Segoe UI" w:hAnsi="Segoe UI" w:cs="Segoe UI"/>
          <w:sz w:val="24"/>
          <w:szCs w:val="24"/>
        </w:rPr>
        <w:t xml:space="preserve">recreate a MSIX package </w:t>
      </w:r>
      <w:r w:rsidR="00E4379A">
        <w:rPr>
          <w:rFonts w:ascii="Segoe UI" w:hAnsi="Segoe UI" w:cs="Segoe UI"/>
          <w:sz w:val="24"/>
          <w:szCs w:val="24"/>
        </w:rPr>
        <w:t>after the changes in the package.</w:t>
      </w:r>
    </w:p>
    <w:p w14:paraId="59952CF9" w14:textId="63225A31" w:rsidR="00EC7EAA" w:rsidRDefault="00091377" w:rsidP="008A7D11">
      <w:pPr>
        <w:jc w:val="both"/>
        <w:rPr>
          <w:rFonts w:ascii="Segoe UI" w:hAnsi="Segoe UI" w:cs="Segoe UI"/>
          <w:sz w:val="24"/>
          <w:szCs w:val="24"/>
        </w:rPr>
      </w:pPr>
      <w:r w:rsidRPr="00091377">
        <w:rPr>
          <w:rFonts w:ascii="Segoe UI" w:hAnsi="Segoe UI" w:cs="Segoe UI"/>
          <w:noProof/>
          <w:sz w:val="24"/>
          <w:szCs w:val="24"/>
        </w:rPr>
        <w:lastRenderedPageBreak/>
        <w:drawing>
          <wp:inline distT="0" distB="0" distL="0" distR="0" wp14:anchorId="37EB05C5" wp14:editId="7C048044">
            <wp:extent cx="5731510" cy="4302125"/>
            <wp:effectExtent l="0" t="0" r="2540" b="317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9"/>
                    <a:stretch>
                      <a:fillRect/>
                    </a:stretch>
                  </pic:blipFill>
                  <pic:spPr>
                    <a:xfrm>
                      <a:off x="0" y="0"/>
                      <a:ext cx="5731510" cy="4302125"/>
                    </a:xfrm>
                    <a:prstGeom prst="rect">
                      <a:avLst/>
                    </a:prstGeom>
                  </pic:spPr>
                </pic:pic>
              </a:graphicData>
            </a:graphic>
          </wp:inline>
        </w:drawing>
      </w:r>
    </w:p>
    <w:p w14:paraId="2BA63A0A" w14:textId="6A0EB923" w:rsidR="00BE0124" w:rsidRDefault="00CC2357" w:rsidP="008A7D11">
      <w:pPr>
        <w:jc w:val="both"/>
        <w:rPr>
          <w:rFonts w:ascii="Segoe UI" w:hAnsi="Segoe UI" w:cs="Segoe UI"/>
          <w:sz w:val="24"/>
          <w:szCs w:val="24"/>
        </w:rPr>
      </w:pPr>
      <w:r w:rsidRPr="00CC2357">
        <w:rPr>
          <w:rFonts w:ascii="Segoe UI" w:hAnsi="Segoe UI" w:cs="Segoe UI"/>
          <w:noProof/>
          <w:sz w:val="24"/>
          <w:szCs w:val="24"/>
        </w:rPr>
        <w:drawing>
          <wp:inline distT="0" distB="0" distL="0" distR="0" wp14:anchorId="51E15472" wp14:editId="4A062793">
            <wp:extent cx="5731510" cy="4311650"/>
            <wp:effectExtent l="0" t="0" r="254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0"/>
                    <a:stretch>
                      <a:fillRect/>
                    </a:stretch>
                  </pic:blipFill>
                  <pic:spPr>
                    <a:xfrm>
                      <a:off x="0" y="0"/>
                      <a:ext cx="5731510" cy="4311650"/>
                    </a:xfrm>
                    <a:prstGeom prst="rect">
                      <a:avLst/>
                    </a:prstGeom>
                  </pic:spPr>
                </pic:pic>
              </a:graphicData>
            </a:graphic>
          </wp:inline>
        </w:drawing>
      </w:r>
    </w:p>
    <w:p w14:paraId="68FDA1B5" w14:textId="4A96F48D" w:rsidR="00477B7B" w:rsidRDefault="00477B7B" w:rsidP="008A7D11">
      <w:pPr>
        <w:jc w:val="both"/>
        <w:rPr>
          <w:rFonts w:ascii="Segoe UI" w:hAnsi="Segoe UI" w:cs="Segoe UI"/>
          <w:sz w:val="24"/>
          <w:szCs w:val="24"/>
        </w:rPr>
      </w:pPr>
      <w:r>
        <w:rPr>
          <w:rFonts w:ascii="Segoe UI" w:hAnsi="Segoe UI" w:cs="Segoe UI"/>
          <w:sz w:val="24"/>
          <w:szCs w:val="24"/>
        </w:rPr>
        <w:lastRenderedPageBreak/>
        <w:t>Install the created package.</w:t>
      </w:r>
    </w:p>
    <w:p w14:paraId="49CBBC74" w14:textId="54AA6AB9" w:rsidR="00C35FF2" w:rsidRDefault="00ED1D28" w:rsidP="008A7D11">
      <w:pPr>
        <w:jc w:val="both"/>
        <w:rPr>
          <w:rFonts w:ascii="Segoe UI" w:hAnsi="Segoe UI" w:cs="Segoe UI"/>
          <w:sz w:val="24"/>
          <w:szCs w:val="24"/>
        </w:rPr>
      </w:pPr>
      <w:r>
        <w:rPr>
          <w:noProof/>
        </w:rPr>
        <w:drawing>
          <wp:inline distT="0" distB="0" distL="0" distR="0" wp14:anchorId="28CD19EB" wp14:editId="29917EE8">
            <wp:extent cx="5731510" cy="3642995"/>
            <wp:effectExtent l="0" t="0" r="2540" b="0"/>
            <wp:docPr id="44" name="Picture 4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eams&#10;&#10;Description automatically generated"/>
                    <pic:cNvPicPr/>
                  </pic:nvPicPr>
                  <pic:blipFill>
                    <a:blip r:embed="rId51"/>
                    <a:stretch>
                      <a:fillRect/>
                    </a:stretch>
                  </pic:blipFill>
                  <pic:spPr>
                    <a:xfrm>
                      <a:off x="0" y="0"/>
                      <a:ext cx="5731510" cy="3642995"/>
                    </a:xfrm>
                    <a:prstGeom prst="rect">
                      <a:avLst/>
                    </a:prstGeom>
                  </pic:spPr>
                </pic:pic>
              </a:graphicData>
            </a:graphic>
          </wp:inline>
        </w:drawing>
      </w:r>
    </w:p>
    <w:p w14:paraId="744DF17F" w14:textId="4D73943B" w:rsidR="00C35FF2" w:rsidRDefault="003F6C04" w:rsidP="008A7D11">
      <w:pPr>
        <w:jc w:val="both"/>
        <w:rPr>
          <w:rFonts w:ascii="Segoe UI" w:hAnsi="Segoe UI" w:cs="Segoe UI"/>
          <w:sz w:val="24"/>
          <w:szCs w:val="24"/>
        </w:rPr>
      </w:pPr>
      <w:r>
        <w:rPr>
          <w:rFonts w:ascii="Segoe UI" w:hAnsi="Segoe UI" w:cs="Segoe UI"/>
          <w:sz w:val="24"/>
          <w:szCs w:val="24"/>
        </w:rPr>
        <w:t xml:space="preserve">You can see that the log file is </w:t>
      </w:r>
      <w:r w:rsidR="003B0825">
        <w:rPr>
          <w:rFonts w:ascii="Segoe UI" w:hAnsi="Segoe UI" w:cs="Segoe UI"/>
          <w:sz w:val="24"/>
          <w:szCs w:val="24"/>
        </w:rPr>
        <w:t xml:space="preserve">now </w:t>
      </w:r>
      <w:r>
        <w:rPr>
          <w:rFonts w:ascii="Segoe UI" w:hAnsi="Segoe UI" w:cs="Segoe UI"/>
          <w:sz w:val="24"/>
          <w:szCs w:val="24"/>
        </w:rPr>
        <w:t>getting created</w:t>
      </w:r>
      <w:r w:rsidR="00DC66E5">
        <w:rPr>
          <w:rFonts w:ascii="Segoe UI" w:hAnsi="Segoe UI" w:cs="Segoe UI"/>
          <w:sz w:val="24"/>
          <w:szCs w:val="24"/>
        </w:rPr>
        <w:t xml:space="preserve"> in the VFS of the application.</w:t>
      </w:r>
    </w:p>
    <w:p w14:paraId="3235F255" w14:textId="4B649017" w:rsidR="003F6C04" w:rsidRDefault="003F6C04" w:rsidP="008A7D11">
      <w:pPr>
        <w:jc w:val="both"/>
        <w:rPr>
          <w:rFonts w:ascii="Segoe UI" w:hAnsi="Segoe UI" w:cs="Segoe UI"/>
          <w:sz w:val="24"/>
          <w:szCs w:val="24"/>
        </w:rPr>
      </w:pPr>
      <w:r w:rsidRPr="003F6C04">
        <w:rPr>
          <w:rFonts w:ascii="Segoe UI" w:hAnsi="Segoe UI" w:cs="Segoe UI"/>
          <w:noProof/>
          <w:sz w:val="24"/>
          <w:szCs w:val="24"/>
        </w:rPr>
        <w:drawing>
          <wp:inline distT="0" distB="0" distL="0" distR="0" wp14:anchorId="6BF8B225" wp14:editId="20C0DA87">
            <wp:extent cx="5731510" cy="2091055"/>
            <wp:effectExtent l="0" t="0" r="2540" b="444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2"/>
                    <a:stretch>
                      <a:fillRect/>
                    </a:stretch>
                  </pic:blipFill>
                  <pic:spPr>
                    <a:xfrm>
                      <a:off x="0" y="0"/>
                      <a:ext cx="5731510" cy="2091055"/>
                    </a:xfrm>
                    <a:prstGeom prst="rect">
                      <a:avLst/>
                    </a:prstGeom>
                  </pic:spPr>
                </pic:pic>
              </a:graphicData>
            </a:graphic>
          </wp:inline>
        </w:drawing>
      </w:r>
    </w:p>
    <w:p w14:paraId="7F6D8EBD" w14:textId="77777777" w:rsidR="003B0825" w:rsidRDefault="003B0825" w:rsidP="003B0825">
      <w:pPr>
        <w:pStyle w:val="Heading1"/>
        <w:rPr>
          <w:rFonts w:ascii="Segoe UI" w:hAnsi="Segoe UI" w:cs="Segoe UI"/>
          <w:b/>
          <w:bCs/>
          <w:sz w:val="28"/>
          <w:szCs w:val="28"/>
        </w:rPr>
      </w:pPr>
    </w:p>
    <w:sectPr w:rsidR="003B08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7ED7"/>
    <w:multiLevelType w:val="multilevel"/>
    <w:tmpl w:val="AD8E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730A9"/>
    <w:multiLevelType w:val="hybridMultilevel"/>
    <w:tmpl w:val="01A8D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92192"/>
    <w:multiLevelType w:val="multilevel"/>
    <w:tmpl w:val="1776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43512"/>
    <w:multiLevelType w:val="hybridMultilevel"/>
    <w:tmpl w:val="0EC4C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E43224"/>
    <w:multiLevelType w:val="hybridMultilevel"/>
    <w:tmpl w:val="5E3801C2"/>
    <w:lvl w:ilvl="0" w:tplc="5B38F1C2">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173DA2"/>
    <w:multiLevelType w:val="hybridMultilevel"/>
    <w:tmpl w:val="E422888A"/>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F23D22"/>
    <w:multiLevelType w:val="hybridMultilevel"/>
    <w:tmpl w:val="F5D81E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7E04A2"/>
    <w:multiLevelType w:val="hybridMultilevel"/>
    <w:tmpl w:val="657A8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F85141"/>
    <w:multiLevelType w:val="multilevel"/>
    <w:tmpl w:val="0242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8285B"/>
    <w:multiLevelType w:val="hybridMultilevel"/>
    <w:tmpl w:val="EE0E2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793C61"/>
    <w:multiLevelType w:val="multilevel"/>
    <w:tmpl w:val="24A8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8221CA"/>
    <w:multiLevelType w:val="multilevel"/>
    <w:tmpl w:val="EF34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D65055"/>
    <w:multiLevelType w:val="hybridMultilevel"/>
    <w:tmpl w:val="60306B68"/>
    <w:lvl w:ilvl="0" w:tplc="DCC2AD1E">
      <w:start w:val="1"/>
      <w:numFmt w:val="decimal"/>
      <w:lvlText w:val="%1."/>
      <w:lvlJc w:val="left"/>
      <w:pPr>
        <w:ind w:left="720" w:hanging="360"/>
      </w:pPr>
    </w:lvl>
    <w:lvl w:ilvl="1" w:tplc="F92CC520">
      <w:start w:val="1"/>
      <w:numFmt w:val="lowerLetter"/>
      <w:lvlText w:val="%2."/>
      <w:lvlJc w:val="left"/>
      <w:pPr>
        <w:ind w:left="1440" w:hanging="360"/>
      </w:pPr>
    </w:lvl>
    <w:lvl w:ilvl="2" w:tplc="048E16F4">
      <w:start w:val="1"/>
      <w:numFmt w:val="lowerRoman"/>
      <w:lvlText w:val="%3."/>
      <w:lvlJc w:val="right"/>
      <w:pPr>
        <w:ind w:left="2160" w:hanging="180"/>
      </w:pPr>
    </w:lvl>
    <w:lvl w:ilvl="3" w:tplc="ECD690DC">
      <w:start w:val="1"/>
      <w:numFmt w:val="decimal"/>
      <w:lvlText w:val="%4."/>
      <w:lvlJc w:val="left"/>
      <w:pPr>
        <w:ind w:left="2880" w:hanging="360"/>
      </w:pPr>
    </w:lvl>
    <w:lvl w:ilvl="4" w:tplc="C8A01A32">
      <w:start w:val="1"/>
      <w:numFmt w:val="lowerLetter"/>
      <w:lvlText w:val="%5."/>
      <w:lvlJc w:val="left"/>
      <w:pPr>
        <w:ind w:left="3600" w:hanging="360"/>
      </w:pPr>
    </w:lvl>
    <w:lvl w:ilvl="5" w:tplc="7A9E5E9A">
      <w:start w:val="1"/>
      <w:numFmt w:val="lowerRoman"/>
      <w:lvlText w:val="%6."/>
      <w:lvlJc w:val="right"/>
      <w:pPr>
        <w:ind w:left="4320" w:hanging="180"/>
      </w:pPr>
    </w:lvl>
    <w:lvl w:ilvl="6" w:tplc="D8E458E2">
      <w:start w:val="1"/>
      <w:numFmt w:val="decimal"/>
      <w:lvlText w:val="%7."/>
      <w:lvlJc w:val="left"/>
      <w:pPr>
        <w:ind w:left="5040" w:hanging="360"/>
      </w:pPr>
    </w:lvl>
    <w:lvl w:ilvl="7" w:tplc="4F8280F2">
      <w:start w:val="1"/>
      <w:numFmt w:val="lowerLetter"/>
      <w:lvlText w:val="%8."/>
      <w:lvlJc w:val="left"/>
      <w:pPr>
        <w:ind w:left="5760" w:hanging="360"/>
      </w:pPr>
    </w:lvl>
    <w:lvl w:ilvl="8" w:tplc="4838F4E6">
      <w:start w:val="1"/>
      <w:numFmt w:val="lowerRoman"/>
      <w:lvlText w:val="%9."/>
      <w:lvlJc w:val="right"/>
      <w:pPr>
        <w:ind w:left="6480" w:hanging="180"/>
      </w:pPr>
    </w:lvl>
  </w:abstractNum>
  <w:abstractNum w:abstractNumId="13" w15:restartNumberingAfterBreak="0">
    <w:nsid w:val="632B3BAF"/>
    <w:multiLevelType w:val="hybridMultilevel"/>
    <w:tmpl w:val="6B2A95BE"/>
    <w:lvl w:ilvl="0" w:tplc="FFFFFFFF">
      <w:start w:val="1"/>
      <w:numFmt w:val="decimal"/>
      <w:lvlText w:val="%1."/>
      <w:lvlJc w:val="left"/>
      <w:pPr>
        <w:ind w:left="720" w:hanging="360"/>
      </w:pPr>
      <w:rPr>
        <w:rFonts w:hint="default"/>
        <w:color w:val="auto"/>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FD4B31"/>
    <w:multiLevelType w:val="hybridMultilevel"/>
    <w:tmpl w:val="E378010A"/>
    <w:lvl w:ilvl="0" w:tplc="C1DA68A8">
      <w:start w:val="1"/>
      <w:numFmt w:val="decimal"/>
      <w:lvlText w:val="%1."/>
      <w:lvlJc w:val="left"/>
      <w:pPr>
        <w:ind w:left="720" w:hanging="360"/>
      </w:pPr>
      <w:rPr>
        <w:rFonts w:hint="default"/>
        <w:color w:val="auto"/>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8E178B"/>
    <w:multiLevelType w:val="hybridMultilevel"/>
    <w:tmpl w:val="B0067114"/>
    <w:lvl w:ilvl="0" w:tplc="FFFFFFFF">
      <w:start w:val="1"/>
      <w:numFmt w:val="decimal"/>
      <w:lvlText w:val="%1."/>
      <w:lvlJc w:val="left"/>
      <w:pPr>
        <w:ind w:left="720" w:hanging="360"/>
      </w:pPr>
      <w:rPr>
        <w:rFonts w:hint="default"/>
        <w:color w:val="auto"/>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6997380">
    <w:abstractNumId w:val="0"/>
  </w:num>
  <w:num w:numId="2" w16cid:durableId="947396560">
    <w:abstractNumId w:val="8"/>
  </w:num>
  <w:num w:numId="3" w16cid:durableId="421417702">
    <w:abstractNumId w:val="11"/>
  </w:num>
  <w:num w:numId="4" w16cid:durableId="2049143229">
    <w:abstractNumId w:val="10"/>
  </w:num>
  <w:num w:numId="5" w16cid:durableId="834035130">
    <w:abstractNumId w:val="12"/>
  </w:num>
  <w:num w:numId="6" w16cid:durableId="759834815">
    <w:abstractNumId w:val="7"/>
  </w:num>
  <w:num w:numId="7" w16cid:durableId="1181047030">
    <w:abstractNumId w:val="2"/>
  </w:num>
  <w:num w:numId="8" w16cid:durableId="865143461">
    <w:abstractNumId w:val="1"/>
  </w:num>
  <w:num w:numId="9" w16cid:durableId="1168014025">
    <w:abstractNumId w:val="9"/>
  </w:num>
  <w:num w:numId="10" w16cid:durableId="1897618709">
    <w:abstractNumId w:val="4"/>
  </w:num>
  <w:num w:numId="11" w16cid:durableId="371271283">
    <w:abstractNumId w:val="14"/>
  </w:num>
  <w:num w:numId="12" w16cid:durableId="844133482">
    <w:abstractNumId w:val="5"/>
  </w:num>
  <w:num w:numId="13" w16cid:durableId="1187207200">
    <w:abstractNumId w:val="3"/>
  </w:num>
  <w:num w:numId="14" w16cid:durableId="1483694443">
    <w:abstractNumId w:val="6"/>
  </w:num>
  <w:num w:numId="15" w16cid:durableId="1812988756">
    <w:abstractNumId w:val="15"/>
  </w:num>
  <w:num w:numId="16" w16cid:durableId="19214065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B84"/>
    <w:rsid w:val="000068D8"/>
    <w:rsid w:val="00024A43"/>
    <w:rsid w:val="00065715"/>
    <w:rsid w:val="00071D93"/>
    <w:rsid w:val="000867AF"/>
    <w:rsid w:val="00091377"/>
    <w:rsid w:val="00096ED8"/>
    <w:rsid w:val="00097F09"/>
    <w:rsid w:val="000A405A"/>
    <w:rsid w:val="000A623C"/>
    <w:rsid w:val="000B7A29"/>
    <w:rsid w:val="000D3457"/>
    <w:rsid w:val="000D4965"/>
    <w:rsid w:val="000D705E"/>
    <w:rsid w:val="000E36DC"/>
    <w:rsid w:val="000F391D"/>
    <w:rsid w:val="00100096"/>
    <w:rsid w:val="0012407D"/>
    <w:rsid w:val="00133597"/>
    <w:rsid w:val="00136E12"/>
    <w:rsid w:val="001430C2"/>
    <w:rsid w:val="00147D62"/>
    <w:rsid w:val="001542BA"/>
    <w:rsid w:val="00154714"/>
    <w:rsid w:val="001561E4"/>
    <w:rsid w:val="00157A9B"/>
    <w:rsid w:val="0017110A"/>
    <w:rsid w:val="00172A50"/>
    <w:rsid w:val="00186EA4"/>
    <w:rsid w:val="001951D9"/>
    <w:rsid w:val="001A6CD9"/>
    <w:rsid w:val="001B1936"/>
    <w:rsid w:val="001B6556"/>
    <w:rsid w:val="001C2A45"/>
    <w:rsid w:val="001D479E"/>
    <w:rsid w:val="001E5F9B"/>
    <w:rsid w:val="001F4DC7"/>
    <w:rsid w:val="00207E77"/>
    <w:rsid w:val="00214FD0"/>
    <w:rsid w:val="00216632"/>
    <w:rsid w:val="0022632F"/>
    <w:rsid w:val="00240C4F"/>
    <w:rsid w:val="00241165"/>
    <w:rsid w:val="0024603F"/>
    <w:rsid w:val="002547BA"/>
    <w:rsid w:val="0026793C"/>
    <w:rsid w:val="00267AEA"/>
    <w:rsid w:val="002924B2"/>
    <w:rsid w:val="002A4627"/>
    <w:rsid w:val="002C5847"/>
    <w:rsid w:val="002E23CD"/>
    <w:rsid w:val="002E5BE2"/>
    <w:rsid w:val="002E7E84"/>
    <w:rsid w:val="002F1070"/>
    <w:rsid w:val="002F28EA"/>
    <w:rsid w:val="002F6A80"/>
    <w:rsid w:val="00301061"/>
    <w:rsid w:val="00307C40"/>
    <w:rsid w:val="00327172"/>
    <w:rsid w:val="00346AC2"/>
    <w:rsid w:val="0035163D"/>
    <w:rsid w:val="00353DCF"/>
    <w:rsid w:val="0035472C"/>
    <w:rsid w:val="003661EC"/>
    <w:rsid w:val="00376540"/>
    <w:rsid w:val="0039373F"/>
    <w:rsid w:val="003B0825"/>
    <w:rsid w:val="003C3F91"/>
    <w:rsid w:val="003D2063"/>
    <w:rsid w:val="003F1A37"/>
    <w:rsid w:val="003F6C04"/>
    <w:rsid w:val="003F7A10"/>
    <w:rsid w:val="00401555"/>
    <w:rsid w:val="00401B0F"/>
    <w:rsid w:val="00404D23"/>
    <w:rsid w:val="00412CC9"/>
    <w:rsid w:val="00422E3C"/>
    <w:rsid w:val="0042739D"/>
    <w:rsid w:val="0043246E"/>
    <w:rsid w:val="00466C8B"/>
    <w:rsid w:val="0047622D"/>
    <w:rsid w:val="00477B7B"/>
    <w:rsid w:val="00482ED4"/>
    <w:rsid w:val="004910D2"/>
    <w:rsid w:val="00491764"/>
    <w:rsid w:val="004B562F"/>
    <w:rsid w:val="004C12C0"/>
    <w:rsid w:val="004E27D9"/>
    <w:rsid w:val="004E6E2C"/>
    <w:rsid w:val="00501353"/>
    <w:rsid w:val="005117A9"/>
    <w:rsid w:val="00521142"/>
    <w:rsid w:val="0052440F"/>
    <w:rsid w:val="00536D33"/>
    <w:rsid w:val="00537705"/>
    <w:rsid w:val="005421B5"/>
    <w:rsid w:val="00546D58"/>
    <w:rsid w:val="00547AD0"/>
    <w:rsid w:val="00555FBF"/>
    <w:rsid w:val="00571876"/>
    <w:rsid w:val="00571A46"/>
    <w:rsid w:val="00585CF3"/>
    <w:rsid w:val="00590819"/>
    <w:rsid w:val="005A38F3"/>
    <w:rsid w:val="005B6D03"/>
    <w:rsid w:val="005D42E9"/>
    <w:rsid w:val="005E1D79"/>
    <w:rsid w:val="005F5659"/>
    <w:rsid w:val="006113C2"/>
    <w:rsid w:val="006439B5"/>
    <w:rsid w:val="00644652"/>
    <w:rsid w:val="006561E2"/>
    <w:rsid w:val="00656529"/>
    <w:rsid w:val="00657BF6"/>
    <w:rsid w:val="006634CE"/>
    <w:rsid w:val="00664D5D"/>
    <w:rsid w:val="006731AD"/>
    <w:rsid w:val="006819C0"/>
    <w:rsid w:val="00696FD2"/>
    <w:rsid w:val="006A3F4F"/>
    <w:rsid w:val="006D2AC7"/>
    <w:rsid w:val="006D7F7C"/>
    <w:rsid w:val="006F17E7"/>
    <w:rsid w:val="006F1DF1"/>
    <w:rsid w:val="006F6136"/>
    <w:rsid w:val="00706F68"/>
    <w:rsid w:val="007162C9"/>
    <w:rsid w:val="0072596F"/>
    <w:rsid w:val="00740FFE"/>
    <w:rsid w:val="00745722"/>
    <w:rsid w:val="00745CD2"/>
    <w:rsid w:val="007463B8"/>
    <w:rsid w:val="007556B7"/>
    <w:rsid w:val="00760DB5"/>
    <w:rsid w:val="007659DC"/>
    <w:rsid w:val="007803D3"/>
    <w:rsid w:val="00780842"/>
    <w:rsid w:val="00787B91"/>
    <w:rsid w:val="007A1B93"/>
    <w:rsid w:val="007A2A1F"/>
    <w:rsid w:val="007B09D7"/>
    <w:rsid w:val="007E4126"/>
    <w:rsid w:val="007E6FD7"/>
    <w:rsid w:val="007E73B0"/>
    <w:rsid w:val="007F5791"/>
    <w:rsid w:val="00802ED2"/>
    <w:rsid w:val="00814B67"/>
    <w:rsid w:val="00815625"/>
    <w:rsid w:val="008160C5"/>
    <w:rsid w:val="00817F17"/>
    <w:rsid w:val="00820FA1"/>
    <w:rsid w:val="00837038"/>
    <w:rsid w:val="00841968"/>
    <w:rsid w:val="0084638F"/>
    <w:rsid w:val="008514BB"/>
    <w:rsid w:val="00853DB7"/>
    <w:rsid w:val="008600CE"/>
    <w:rsid w:val="008661B8"/>
    <w:rsid w:val="00880D95"/>
    <w:rsid w:val="00882090"/>
    <w:rsid w:val="00886FA0"/>
    <w:rsid w:val="00887C89"/>
    <w:rsid w:val="008A7CAE"/>
    <w:rsid w:val="008A7D11"/>
    <w:rsid w:val="008C1FD5"/>
    <w:rsid w:val="008D59B5"/>
    <w:rsid w:val="008F1EE4"/>
    <w:rsid w:val="009008D2"/>
    <w:rsid w:val="00911B3C"/>
    <w:rsid w:val="00921894"/>
    <w:rsid w:val="00922E60"/>
    <w:rsid w:val="00932CE9"/>
    <w:rsid w:val="00937386"/>
    <w:rsid w:val="00941159"/>
    <w:rsid w:val="00942CDD"/>
    <w:rsid w:val="009464B0"/>
    <w:rsid w:val="00970829"/>
    <w:rsid w:val="00971A9D"/>
    <w:rsid w:val="00984277"/>
    <w:rsid w:val="009B22EF"/>
    <w:rsid w:val="009C6075"/>
    <w:rsid w:val="009D3486"/>
    <w:rsid w:val="009D5E78"/>
    <w:rsid w:val="009D6F58"/>
    <w:rsid w:val="009D7BCB"/>
    <w:rsid w:val="009E3616"/>
    <w:rsid w:val="009E3CBE"/>
    <w:rsid w:val="009F4C1E"/>
    <w:rsid w:val="009F7FE8"/>
    <w:rsid w:val="00A0018B"/>
    <w:rsid w:val="00A13A79"/>
    <w:rsid w:val="00A220AB"/>
    <w:rsid w:val="00A2707B"/>
    <w:rsid w:val="00A54B13"/>
    <w:rsid w:val="00A54F3A"/>
    <w:rsid w:val="00A66893"/>
    <w:rsid w:val="00A679F3"/>
    <w:rsid w:val="00A976E1"/>
    <w:rsid w:val="00AA601B"/>
    <w:rsid w:val="00AB4BCE"/>
    <w:rsid w:val="00AC0CC2"/>
    <w:rsid w:val="00AC58E6"/>
    <w:rsid w:val="00AD2FF5"/>
    <w:rsid w:val="00AD5620"/>
    <w:rsid w:val="00AD5807"/>
    <w:rsid w:val="00AD7652"/>
    <w:rsid w:val="00AE34FA"/>
    <w:rsid w:val="00AE37F2"/>
    <w:rsid w:val="00AF28D9"/>
    <w:rsid w:val="00AF3A69"/>
    <w:rsid w:val="00B14FA1"/>
    <w:rsid w:val="00B17DE5"/>
    <w:rsid w:val="00B4308C"/>
    <w:rsid w:val="00B47258"/>
    <w:rsid w:val="00B52257"/>
    <w:rsid w:val="00B52544"/>
    <w:rsid w:val="00B54074"/>
    <w:rsid w:val="00B62BA6"/>
    <w:rsid w:val="00B634AE"/>
    <w:rsid w:val="00B75D16"/>
    <w:rsid w:val="00B87D1E"/>
    <w:rsid w:val="00B91B84"/>
    <w:rsid w:val="00B9256E"/>
    <w:rsid w:val="00B929AE"/>
    <w:rsid w:val="00BA1CB5"/>
    <w:rsid w:val="00BA3653"/>
    <w:rsid w:val="00BA3DAA"/>
    <w:rsid w:val="00BA4BAA"/>
    <w:rsid w:val="00BB6803"/>
    <w:rsid w:val="00BC13E6"/>
    <w:rsid w:val="00BD4A3B"/>
    <w:rsid w:val="00BD59F7"/>
    <w:rsid w:val="00BD6190"/>
    <w:rsid w:val="00BE0124"/>
    <w:rsid w:val="00BE3D60"/>
    <w:rsid w:val="00BE6BB5"/>
    <w:rsid w:val="00BE6D48"/>
    <w:rsid w:val="00BE789D"/>
    <w:rsid w:val="00BF1E95"/>
    <w:rsid w:val="00BF78B3"/>
    <w:rsid w:val="00C02D58"/>
    <w:rsid w:val="00C35FF2"/>
    <w:rsid w:val="00C4108C"/>
    <w:rsid w:val="00C52217"/>
    <w:rsid w:val="00C52E7C"/>
    <w:rsid w:val="00C539B7"/>
    <w:rsid w:val="00C56459"/>
    <w:rsid w:val="00C575E1"/>
    <w:rsid w:val="00C61D84"/>
    <w:rsid w:val="00C625BF"/>
    <w:rsid w:val="00C74AEA"/>
    <w:rsid w:val="00C82D79"/>
    <w:rsid w:val="00C92481"/>
    <w:rsid w:val="00CA3F36"/>
    <w:rsid w:val="00CA4703"/>
    <w:rsid w:val="00CB0522"/>
    <w:rsid w:val="00CB4AEB"/>
    <w:rsid w:val="00CC2357"/>
    <w:rsid w:val="00CE17F8"/>
    <w:rsid w:val="00D03BEF"/>
    <w:rsid w:val="00D05AD6"/>
    <w:rsid w:val="00D114C6"/>
    <w:rsid w:val="00D12282"/>
    <w:rsid w:val="00D32001"/>
    <w:rsid w:val="00D3351D"/>
    <w:rsid w:val="00D35F47"/>
    <w:rsid w:val="00D42BC1"/>
    <w:rsid w:val="00D508E3"/>
    <w:rsid w:val="00D601DB"/>
    <w:rsid w:val="00D651D7"/>
    <w:rsid w:val="00D6647A"/>
    <w:rsid w:val="00D7352D"/>
    <w:rsid w:val="00D916BB"/>
    <w:rsid w:val="00D92BF6"/>
    <w:rsid w:val="00D94EBC"/>
    <w:rsid w:val="00DB50AD"/>
    <w:rsid w:val="00DC38FE"/>
    <w:rsid w:val="00DC519A"/>
    <w:rsid w:val="00DC66E5"/>
    <w:rsid w:val="00DD43E5"/>
    <w:rsid w:val="00DE7CC6"/>
    <w:rsid w:val="00E0483E"/>
    <w:rsid w:val="00E22100"/>
    <w:rsid w:val="00E23869"/>
    <w:rsid w:val="00E31162"/>
    <w:rsid w:val="00E348F0"/>
    <w:rsid w:val="00E4327A"/>
    <w:rsid w:val="00E4379A"/>
    <w:rsid w:val="00E467F4"/>
    <w:rsid w:val="00E51706"/>
    <w:rsid w:val="00E726A4"/>
    <w:rsid w:val="00E757D4"/>
    <w:rsid w:val="00E938E2"/>
    <w:rsid w:val="00EA736B"/>
    <w:rsid w:val="00EC7EAA"/>
    <w:rsid w:val="00ED1D28"/>
    <w:rsid w:val="00ED2328"/>
    <w:rsid w:val="00ED4570"/>
    <w:rsid w:val="00EE524E"/>
    <w:rsid w:val="00F14CA6"/>
    <w:rsid w:val="00F44AA5"/>
    <w:rsid w:val="00F57226"/>
    <w:rsid w:val="00F60346"/>
    <w:rsid w:val="00F643F0"/>
    <w:rsid w:val="00F67DEC"/>
    <w:rsid w:val="00F7052D"/>
    <w:rsid w:val="00F804F4"/>
    <w:rsid w:val="00F92F9C"/>
    <w:rsid w:val="00FA3C96"/>
    <w:rsid w:val="00FD02FA"/>
    <w:rsid w:val="00FE474C"/>
    <w:rsid w:val="00FE690D"/>
    <w:rsid w:val="00FE6C29"/>
    <w:rsid w:val="00FF7ECA"/>
    <w:rsid w:val="07B87A50"/>
    <w:rsid w:val="097EA77B"/>
    <w:rsid w:val="0CDE708A"/>
    <w:rsid w:val="0D00F165"/>
    <w:rsid w:val="102AC52A"/>
    <w:rsid w:val="13D584B5"/>
    <w:rsid w:val="164BB0B1"/>
    <w:rsid w:val="19F9AFB3"/>
    <w:rsid w:val="1FA43F4A"/>
    <w:rsid w:val="24948FB1"/>
    <w:rsid w:val="284387B4"/>
    <w:rsid w:val="2DE5DDA4"/>
    <w:rsid w:val="3592BAC7"/>
    <w:rsid w:val="37208CF5"/>
    <w:rsid w:val="38432369"/>
    <w:rsid w:val="3868933D"/>
    <w:rsid w:val="43B195D4"/>
    <w:rsid w:val="4657CC24"/>
    <w:rsid w:val="4679DD6E"/>
    <w:rsid w:val="48A79FB7"/>
    <w:rsid w:val="4CDE1BF0"/>
    <w:rsid w:val="4E30F4C0"/>
    <w:rsid w:val="4F7E3590"/>
    <w:rsid w:val="5174BC54"/>
    <w:rsid w:val="54B485ED"/>
    <w:rsid w:val="587BEB0F"/>
    <w:rsid w:val="5D739349"/>
    <w:rsid w:val="600B5590"/>
    <w:rsid w:val="65C4FDDE"/>
    <w:rsid w:val="6B30801F"/>
    <w:rsid w:val="777BD829"/>
    <w:rsid w:val="7BA0458E"/>
    <w:rsid w:val="7DEE504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00D9C"/>
  <w15:chartTrackingRefBased/>
  <w15:docId w15:val="{383B1674-22A7-4D1D-A7E5-1938CD470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5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575E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575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B84"/>
    <w:rPr>
      <w:color w:val="0563C1" w:themeColor="hyperlink"/>
      <w:u w:val="single"/>
    </w:rPr>
  </w:style>
  <w:style w:type="character" w:styleId="UnresolvedMention">
    <w:name w:val="Unresolved Mention"/>
    <w:basedOn w:val="DefaultParagraphFont"/>
    <w:uiPriority w:val="99"/>
    <w:semiHidden/>
    <w:unhideWhenUsed/>
    <w:rsid w:val="00B91B84"/>
    <w:rPr>
      <w:color w:val="605E5C"/>
      <w:shd w:val="clear" w:color="auto" w:fill="E1DFDD"/>
    </w:rPr>
  </w:style>
  <w:style w:type="character" w:customStyle="1" w:styleId="Heading2Char">
    <w:name w:val="Heading 2 Char"/>
    <w:basedOn w:val="DefaultParagraphFont"/>
    <w:link w:val="Heading2"/>
    <w:uiPriority w:val="9"/>
    <w:rsid w:val="00C575E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575E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575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575E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C539B7"/>
    <w:rPr>
      <w:b/>
      <w:bCs/>
    </w:rPr>
  </w:style>
  <w:style w:type="paragraph" w:styleId="ListParagraph">
    <w:name w:val="List Paragraph"/>
    <w:basedOn w:val="Normal"/>
    <w:uiPriority w:val="34"/>
    <w:qFormat/>
    <w:rsid w:val="00172A50"/>
    <w:pPr>
      <w:ind w:left="720"/>
      <w:contextualSpacing/>
    </w:pPr>
  </w:style>
  <w:style w:type="paragraph" w:styleId="CommentText">
    <w:name w:val="annotation text"/>
    <w:basedOn w:val="Normal"/>
    <w:link w:val="CommentTextChar"/>
    <w:uiPriority w:val="99"/>
    <w:unhideWhenUsed/>
    <w:rsid w:val="005D42E9"/>
    <w:pPr>
      <w:spacing w:line="240" w:lineRule="auto"/>
    </w:pPr>
    <w:rPr>
      <w:sz w:val="20"/>
      <w:szCs w:val="20"/>
    </w:rPr>
  </w:style>
  <w:style w:type="character" w:customStyle="1" w:styleId="CommentTextChar">
    <w:name w:val="Comment Text Char"/>
    <w:basedOn w:val="DefaultParagraphFont"/>
    <w:link w:val="CommentText"/>
    <w:uiPriority w:val="99"/>
    <w:rsid w:val="005D42E9"/>
    <w:rPr>
      <w:sz w:val="20"/>
      <w:szCs w:val="20"/>
    </w:rPr>
  </w:style>
  <w:style w:type="character" w:styleId="CommentReference">
    <w:name w:val="annotation reference"/>
    <w:basedOn w:val="DefaultParagraphFont"/>
    <w:uiPriority w:val="99"/>
    <w:semiHidden/>
    <w:unhideWhenUsed/>
    <w:rsid w:val="005D42E9"/>
    <w:rPr>
      <w:sz w:val="16"/>
      <w:szCs w:val="16"/>
    </w:rPr>
  </w:style>
  <w:style w:type="character" w:styleId="FollowedHyperlink">
    <w:name w:val="FollowedHyperlink"/>
    <w:basedOn w:val="DefaultParagraphFont"/>
    <w:uiPriority w:val="99"/>
    <w:semiHidden/>
    <w:unhideWhenUsed/>
    <w:rsid w:val="006439B5"/>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6439B5"/>
    <w:rPr>
      <w:b/>
      <w:bCs/>
    </w:rPr>
  </w:style>
  <w:style w:type="character" w:customStyle="1" w:styleId="CommentSubjectChar">
    <w:name w:val="Comment Subject Char"/>
    <w:basedOn w:val="CommentTextChar"/>
    <w:link w:val="CommentSubject"/>
    <w:uiPriority w:val="99"/>
    <w:semiHidden/>
    <w:rsid w:val="006439B5"/>
    <w:rPr>
      <w:b/>
      <w:bCs/>
      <w:sz w:val="20"/>
      <w:szCs w:val="20"/>
    </w:rPr>
  </w:style>
  <w:style w:type="character" w:styleId="Mention">
    <w:name w:val="Mention"/>
    <w:basedOn w:val="DefaultParagraphFont"/>
    <w:uiPriority w:val="99"/>
    <w:unhideWhenUsed/>
    <w:rsid w:val="00547AD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9551">
      <w:bodyDiv w:val="1"/>
      <w:marLeft w:val="0"/>
      <w:marRight w:val="0"/>
      <w:marTop w:val="0"/>
      <w:marBottom w:val="0"/>
      <w:divBdr>
        <w:top w:val="none" w:sz="0" w:space="0" w:color="auto"/>
        <w:left w:val="none" w:sz="0" w:space="0" w:color="auto"/>
        <w:bottom w:val="none" w:sz="0" w:space="0" w:color="auto"/>
        <w:right w:val="none" w:sz="0" w:space="0" w:color="auto"/>
      </w:divBdr>
    </w:div>
    <w:div w:id="523131988">
      <w:bodyDiv w:val="1"/>
      <w:marLeft w:val="0"/>
      <w:marRight w:val="0"/>
      <w:marTop w:val="0"/>
      <w:marBottom w:val="0"/>
      <w:divBdr>
        <w:top w:val="none" w:sz="0" w:space="0" w:color="auto"/>
        <w:left w:val="none" w:sz="0" w:space="0" w:color="auto"/>
        <w:bottom w:val="none" w:sz="0" w:space="0" w:color="auto"/>
        <w:right w:val="none" w:sz="0" w:space="0" w:color="auto"/>
      </w:divBdr>
      <w:divsChild>
        <w:div w:id="1964651798">
          <w:marLeft w:val="547"/>
          <w:marRight w:val="0"/>
          <w:marTop w:val="0"/>
          <w:marBottom w:val="0"/>
          <w:divBdr>
            <w:top w:val="none" w:sz="0" w:space="0" w:color="auto"/>
            <w:left w:val="none" w:sz="0" w:space="0" w:color="auto"/>
            <w:bottom w:val="none" w:sz="0" w:space="0" w:color="auto"/>
            <w:right w:val="none" w:sz="0" w:space="0" w:color="auto"/>
          </w:divBdr>
        </w:div>
      </w:divsChild>
    </w:div>
    <w:div w:id="846560303">
      <w:bodyDiv w:val="1"/>
      <w:marLeft w:val="0"/>
      <w:marRight w:val="0"/>
      <w:marTop w:val="0"/>
      <w:marBottom w:val="0"/>
      <w:divBdr>
        <w:top w:val="none" w:sz="0" w:space="0" w:color="auto"/>
        <w:left w:val="none" w:sz="0" w:space="0" w:color="auto"/>
        <w:bottom w:val="none" w:sz="0" w:space="0" w:color="auto"/>
        <w:right w:val="none" w:sz="0" w:space="0" w:color="auto"/>
      </w:divBdr>
    </w:div>
    <w:div w:id="1035732144">
      <w:bodyDiv w:val="1"/>
      <w:marLeft w:val="0"/>
      <w:marRight w:val="0"/>
      <w:marTop w:val="0"/>
      <w:marBottom w:val="0"/>
      <w:divBdr>
        <w:top w:val="none" w:sz="0" w:space="0" w:color="auto"/>
        <w:left w:val="none" w:sz="0" w:space="0" w:color="auto"/>
        <w:bottom w:val="none" w:sz="0" w:space="0" w:color="auto"/>
        <w:right w:val="none" w:sz="0" w:space="0" w:color="auto"/>
      </w:divBdr>
    </w:div>
    <w:div w:id="1222250229">
      <w:bodyDiv w:val="1"/>
      <w:marLeft w:val="0"/>
      <w:marRight w:val="0"/>
      <w:marTop w:val="0"/>
      <w:marBottom w:val="0"/>
      <w:divBdr>
        <w:top w:val="none" w:sz="0" w:space="0" w:color="auto"/>
        <w:left w:val="none" w:sz="0" w:space="0" w:color="auto"/>
        <w:bottom w:val="none" w:sz="0" w:space="0" w:color="auto"/>
        <w:right w:val="none" w:sz="0" w:space="0" w:color="auto"/>
      </w:divBdr>
      <w:divsChild>
        <w:div w:id="259726922">
          <w:marLeft w:val="0"/>
          <w:marRight w:val="0"/>
          <w:marTop w:val="0"/>
          <w:marBottom w:val="0"/>
          <w:divBdr>
            <w:top w:val="none" w:sz="0" w:space="0" w:color="auto"/>
            <w:left w:val="none" w:sz="0" w:space="0" w:color="auto"/>
            <w:bottom w:val="none" w:sz="0" w:space="0" w:color="auto"/>
            <w:right w:val="none" w:sz="0" w:space="0" w:color="auto"/>
          </w:divBdr>
        </w:div>
        <w:div w:id="348601307">
          <w:marLeft w:val="0"/>
          <w:marRight w:val="0"/>
          <w:marTop w:val="0"/>
          <w:marBottom w:val="0"/>
          <w:divBdr>
            <w:top w:val="none" w:sz="0" w:space="0" w:color="auto"/>
            <w:left w:val="none" w:sz="0" w:space="0" w:color="auto"/>
            <w:bottom w:val="none" w:sz="0" w:space="0" w:color="auto"/>
            <w:right w:val="none" w:sz="0" w:space="0" w:color="auto"/>
          </w:divBdr>
        </w:div>
        <w:div w:id="663312979">
          <w:marLeft w:val="0"/>
          <w:marRight w:val="0"/>
          <w:marTop w:val="0"/>
          <w:marBottom w:val="0"/>
          <w:divBdr>
            <w:top w:val="none" w:sz="0" w:space="0" w:color="auto"/>
            <w:left w:val="none" w:sz="0" w:space="0" w:color="auto"/>
            <w:bottom w:val="none" w:sz="0" w:space="0" w:color="auto"/>
            <w:right w:val="none" w:sz="0" w:space="0" w:color="auto"/>
          </w:divBdr>
        </w:div>
        <w:div w:id="1133209872">
          <w:marLeft w:val="0"/>
          <w:marRight w:val="0"/>
          <w:marTop w:val="0"/>
          <w:marBottom w:val="0"/>
          <w:divBdr>
            <w:top w:val="none" w:sz="0" w:space="0" w:color="auto"/>
            <w:left w:val="none" w:sz="0" w:space="0" w:color="auto"/>
            <w:bottom w:val="none" w:sz="0" w:space="0" w:color="auto"/>
            <w:right w:val="none" w:sz="0" w:space="0" w:color="auto"/>
          </w:divBdr>
        </w:div>
        <w:div w:id="1536965723">
          <w:marLeft w:val="0"/>
          <w:marRight w:val="0"/>
          <w:marTop w:val="0"/>
          <w:marBottom w:val="0"/>
          <w:divBdr>
            <w:top w:val="none" w:sz="0" w:space="0" w:color="auto"/>
            <w:left w:val="none" w:sz="0" w:space="0" w:color="auto"/>
            <w:bottom w:val="none" w:sz="0" w:space="0" w:color="auto"/>
            <w:right w:val="none" w:sz="0" w:space="0" w:color="auto"/>
          </w:divBdr>
        </w:div>
      </w:divsChild>
    </w:div>
    <w:div w:id="1432436480">
      <w:bodyDiv w:val="1"/>
      <w:marLeft w:val="0"/>
      <w:marRight w:val="0"/>
      <w:marTop w:val="0"/>
      <w:marBottom w:val="0"/>
      <w:divBdr>
        <w:top w:val="none" w:sz="0" w:space="0" w:color="auto"/>
        <w:left w:val="none" w:sz="0" w:space="0" w:color="auto"/>
        <w:bottom w:val="none" w:sz="0" w:space="0" w:color="auto"/>
        <w:right w:val="none" w:sz="0" w:space="0" w:color="auto"/>
      </w:divBdr>
    </w:div>
    <w:div w:id="1615207950">
      <w:bodyDiv w:val="1"/>
      <w:marLeft w:val="0"/>
      <w:marRight w:val="0"/>
      <w:marTop w:val="0"/>
      <w:marBottom w:val="0"/>
      <w:divBdr>
        <w:top w:val="none" w:sz="0" w:space="0" w:color="auto"/>
        <w:left w:val="none" w:sz="0" w:space="0" w:color="auto"/>
        <w:bottom w:val="none" w:sz="0" w:space="0" w:color="auto"/>
        <w:right w:val="none" w:sz="0" w:space="0" w:color="auto"/>
      </w:divBdr>
    </w:div>
    <w:div w:id="1829319015">
      <w:bodyDiv w:val="1"/>
      <w:marLeft w:val="0"/>
      <w:marRight w:val="0"/>
      <w:marTop w:val="0"/>
      <w:marBottom w:val="0"/>
      <w:divBdr>
        <w:top w:val="none" w:sz="0" w:space="0" w:color="auto"/>
        <w:left w:val="none" w:sz="0" w:space="0" w:color="auto"/>
        <w:bottom w:val="none" w:sz="0" w:space="0" w:color="auto"/>
        <w:right w:val="none" w:sz="0" w:space="0" w:color="auto"/>
      </w:divBdr>
    </w:div>
    <w:div w:id="204840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earn.microsoft.com/en-us/windows/msix/packaging-tool/tool-known-issues" TargetMode="External"/><Relationship Id="rId39"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support.microsoft.com/en-us/windows/send-feedback-to-microsoft-with-the-feedback-hub-app-f59187f8-8739-22d6-ba93-f66612949332"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hyperlink" Target="https://learn.microsoft.com/en-us/windows/msix/packaging-tool/prepare-your-environmen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microsoftapc-my.sharepoint.com/:v:/g/personal/anbanerjee_microsoft_com/EW5iuGDctrRHt6Ea7eErbuEBHYMgeGaPpeZmq4FhexS4og?e=gXszVM" TargetMode="External"/><Relationship Id="rId11" Type="http://schemas.openxmlformats.org/officeDocument/2006/relationships/image" Target="media/image1.png"/><Relationship Id="rId24" Type="http://schemas.openxmlformats.org/officeDocument/2006/relationships/hyperlink" Target="https://learn.microsoft.com/en-us/windows/msix/packaging-tool/disconnected-environment" TargetMode="External"/><Relationship Id="rId32" Type="http://schemas.openxmlformats.org/officeDocument/2006/relationships/hyperlink" Target="https://techcommunity.microsoft.com/t5/msix/bd-p/MSIX-Discussions" TargetMode="External"/><Relationship Id="rId37" Type="http://schemas.openxmlformats.org/officeDocument/2006/relationships/hyperlink" Target="https://learn.microsoft.com/en-us/windows/msix/psf/package-support-framework-overview"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hyperlink" Target="https://learn.microsoft.com/en-us/windows/msix/" TargetMode="External"/><Relationship Id="rId10" Type="http://schemas.openxmlformats.org/officeDocument/2006/relationships/hyperlink" Target="https://learn.microsoft.com/en-us/windows/msix/packaging-tool/disconnected-environment" TargetMode="External"/><Relationship Id="rId19" Type="http://schemas.openxmlformats.org/officeDocument/2006/relationships/image" Target="media/image9.png"/><Relationship Id="rId31" Type="http://schemas.openxmlformats.org/officeDocument/2006/relationships/hyperlink" Target="https://microsoftapc-my.sharepoint.com/:v:/g/personal/anbanerjee_microsoft_com/EW5iuGDctrRHt6Ea7eErbuEBLWcTDOvfFH7-3b6I0fwrrQ?e=4srVUe"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microsoft.com/p/msix-packaging-tool/9n5lw3jbcxk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techcommunity.microsoft.com/t5/msix-feedback/idb-p/MSIXIdeas" TargetMode="External"/><Relationship Id="rId30" Type="http://schemas.openxmlformats.org/officeDocument/2006/relationships/hyperlink" Target="https://microsoftapc-my.sharepoint.com/:v:/g/personal/anbanerjee_microsoft_com/EVV0n0S1CPxKvQuwbIukoycB0c2Sg2P2ybIuHAi2eHoQOw?e=heCUDq" TargetMode="External"/><Relationship Id="rId35" Type="http://schemas.openxmlformats.org/officeDocument/2006/relationships/hyperlink" Target="https://support.microsoft.com/en-us/windows/send-feedback-to-microsoft-with-the-feedback-hub-app-f59187f8-8739-22d6-ba93-f66612949332"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https://learn.microsoft.com/en-us/virtualization/hyper-v-on-windows/quick-start/quick-create-virtual-machine"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earn.microsoft.com/en-us/windows/msix/packaging-tool/tool-known-issues" TargetMode="External"/><Relationship Id="rId33" Type="http://schemas.openxmlformats.org/officeDocument/2006/relationships/hyperlink" Target="https://techcommunity.microsoft.com/t5/msix-feedback/idb-p/MSIXIdeas" TargetMode="External"/><Relationship Id="rId38" Type="http://schemas.openxmlformats.org/officeDocument/2006/relationships/hyperlink" Target="https://github.com/microsoft/MSIX-Labs/releases/tag/1.1" TargetMode="External"/><Relationship Id="rId46" Type="http://schemas.openxmlformats.org/officeDocument/2006/relationships/image" Target="media/image20.png"/><Relationship Id="rId20" Type="http://schemas.openxmlformats.org/officeDocument/2006/relationships/image" Target="media/image10.png"/><Relationship Id="rId41" Type="http://schemas.openxmlformats.org/officeDocument/2006/relationships/hyperlink" Target="https://www.nuget.org/packages/Microsoft.PackageSupportFramework/"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en-us/windows/msix/desktop/source-code-overview"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icrosoftapc-my.sharepoint.com/personal/anbanerjee_microsoft_com/_layouts/15/stream.aspx?id=%2Fpersonal%2Fanbanerjee%5Fmicrosoft%5Fcom%2FDocuments%2FDemo%20%2D%20MSIX%20Packaging%20Tool%2Emp4&amp;ga=1" TargetMode="External"/><Relationship Id="rId36" Type="http://schemas.openxmlformats.org/officeDocument/2006/relationships/hyperlink" Target="https://github.com/microsoft/MSIX-Labs" TargetMode="External"/><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1602</TotalTime>
  <Pages>22</Pages>
  <Words>1660</Words>
  <Characters>9463</Characters>
  <Application>Microsoft Office Word</Application>
  <DocSecurity>0</DocSecurity>
  <Lines>78</Lines>
  <Paragraphs>22</Paragraphs>
  <ScaleCrop>false</ScaleCrop>
  <Company>Microsoft</Company>
  <LinksUpToDate>false</LinksUpToDate>
  <CharactersWithSpaces>11101</CharactersWithSpaces>
  <SharedDoc>false</SharedDoc>
  <HLinks>
    <vt:vector size="102" baseType="variant">
      <vt:variant>
        <vt:i4>4784194</vt:i4>
      </vt:variant>
      <vt:variant>
        <vt:i4>45</vt:i4>
      </vt:variant>
      <vt:variant>
        <vt:i4>0</vt:i4>
      </vt:variant>
      <vt:variant>
        <vt:i4>5</vt:i4>
      </vt:variant>
      <vt:variant>
        <vt:lpwstr>https://www.nuget.org/packages/Microsoft.PackageSupportFramework/</vt:lpwstr>
      </vt:variant>
      <vt:variant>
        <vt:lpwstr/>
      </vt:variant>
      <vt:variant>
        <vt:i4>6815841</vt:i4>
      </vt:variant>
      <vt:variant>
        <vt:i4>42</vt:i4>
      </vt:variant>
      <vt:variant>
        <vt:i4>0</vt:i4>
      </vt:variant>
      <vt:variant>
        <vt:i4>5</vt:i4>
      </vt:variant>
      <vt:variant>
        <vt:lpwstr>https://github.com/microsoft/MSIX-Labs/releases/tag/1.1</vt:lpwstr>
      </vt:variant>
      <vt:variant>
        <vt:lpwstr/>
      </vt:variant>
      <vt:variant>
        <vt:i4>4456542</vt:i4>
      </vt:variant>
      <vt:variant>
        <vt:i4>39</vt:i4>
      </vt:variant>
      <vt:variant>
        <vt:i4>0</vt:i4>
      </vt:variant>
      <vt:variant>
        <vt:i4>5</vt:i4>
      </vt:variant>
      <vt:variant>
        <vt:lpwstr>https://learn.microsoft.com/en-us/windows/msix/psf/package-support-framework-overview</vt:lpwstr>
      </vt:variant>
      <vt:variant>
        <vt:lpwstr/>
      </vt:variant>
      <vt:variant>
        <vt:i4>3997804</vt:i4>
      </vt:variant>
      <vt:variant>
        <vt:i4>36</vt:i4>
      </vt:variant>
      <vt:variant>
        <vt:i4>0</vt:i4>
      </vt:variant>
      <vt:variant>
        <vt:i4>5</vt:i4>
      </vt:variant>
      <vt:variant>
        <vt:lpwstr>https://github.com/microsoft/MSIX-Labs</vt:lpwstr>
      </vt:variant>
      <vt:variant>
        <vt:lpwstr/>
      </vt:variant>
      <vt:variant>
        <vt:i4>6094941</vt:i4>
      </vt:variant>
      <vt:variant>
        <vt:i4>33</vt:i4>
      </vt:variant>
      <vt:variant>
        <vt:i4>0</vt:i4>
      </vt:variant>
      <vt:variant>
        <vt:i4>5</vt:i4>
      </vt:variant>
      <vt:variant>
        <vt:lpwstr>https://techcommunity.microsoft.com/t5/msix-feedback/idb-p/MSIXIdeas</vt:lpwstr>
      </vt:variant>
      <vt:variant>
        <vt:lpwstr/>
      </vt:variant>
      <vt:variant>
        <vt:i4>1507341</vt:i4>
      </vt:variant>
      <vt:variant>
        <vt:i4>30</vt:i4>
      </vt:variant>
      <vt:variant>
        <vt:i4>0</vt:i4>
      </vt:variant>
      <vt:variant>
        <vt:i4>5</vt:i4>
      </vt:variant>
      <vt:variant>
        <vt:lpwstr>https://techcommunity.microsoft.com/t5/msix/bd-p/MSIX-Discussions</vt:lpwstr>
      </vt:variant>
      <vt:variant>
        <vt:lpwstr/>
      </vt:variant>
      <vt:variant>
        <vt:i4>5242883</vt:i4>
      </vt:variant>
      <vt:variant>
        <vt:i4>27</vt:i4>
      </vt:variant>
      <vt:variant>
        <vt:i4>0</vt:i4>
      </vt:variant>
      <vt:variant>
        <vt:i4>5</vt:i4>
      </vt:variant>
      <vt:variant>
        <vt:lpwstr>https://support.microsoft.com/en-us/windows/send-feedback-to-microsoft-with-the-feedback-hub-app-f59187f8-8739-22d6-ba93-f66612949332</vt:lpwstr>
      </vt:variant>
      <vt:variant>
        <vt:lpwstr/>
      </vt:variant>
      <vt:variant>
        <vt:i4>8126571</vt:i4>
      </vt:variant>
      <vt:variant>
        <vt:i4>24</vt:i4>
      </vt:variant>
      <vt:variant>
        <vt:i4>0</vt:i4>
      </vt:variant>
      <vt:variant>
        <vt:i4>5</vt:i4>
      </vt:variant>
      <vt:variant>
        <vt:lpwstr>https://learn.microsoft.com/en-us/windows/msix/packaging-tool/tool-known-issues</vt:lpwstr>
      </vt:variant>
      <vt:variant>
        <vt:lpwstr/>
      </vt:variant>
      <vt:variant>
        <vt:i4>4915207</vt:i4>
      </vt:variant>
      <vt:variant>
        <vt:i4>21</vt:i4>
      </vt:variant>
      <vt:variant>
        <vt:i4>0</vt:i4>
      </vt:variant>
      <vt:variant>
        <vt:i4>5</vt:i4>
      </vt:variant>
      <vt:variant>
        <vt:lpwstr>https://learn.microsoft.com/en-us/windows/msix/packaging-tool/tool-known-issues</vt:lpwstr>
      </vt:variant>
      <vt:variant>
        <vt:lpwstr>msix-packaging-tool-driver</vt:lpwstr>
      </vt:variant>
      <vt:variant>
        <vt:i4>6226007</vt:i4>
      </vt:variant>
      <vt:variant>
        <vt:i4>18</vt:i4>
      </vt:variant>
      <vt:variant>
        <vt:i4>0</vt:i4>
      </vt:variant>
      <vt:variant>
        <vt:i4>5</vt:i4>
      </vt:variant>
      <vt:variant>
        <vt:lpwstr>https://learn.microsoft.com/en-us/windows/msix/packaging-tool/disconnected-environment</vt:lpwstr>
      </vt:variant>
      <vt:variant>
        <vt:lpwstr>get-the-msix-packaging-tool-driver</vt:lpwstr>
      </vt:variant>
      <vt:variant>
        <vt:i4>262227</vt:i4>
      </vt:variant>
      <vt:variant>
        <vt:i4>15</vt:i4>
      </vt:variant>
      <vt:variant>
        <vt:i4>0</vt:i4>
      </vt:variant>
      <vt:variant>
        <vt:i4>5</vt:i4>
      </vt:variant>
      <vt:variant>
        <vt:lpwstr>https://learn.microsoft.com/en-us/windows/msix/packaging-tool/disconnected-environment</vt:lpwstr>
      </vt:variant>
      <vt:variant>
        <vt:lpwstr>get-the-msix-packaging-tool</vt:lpwstr>
      </vt:variant>
      <vt:variant>
        <vt:i4>589913</vt:i4>
      </vt:variant>
      <vt:variant>
        <vt:i4>12</vt:i4>
      </vt:variant>
      <vt:variant>
        <vt:i4>0</vt:i4>
      </vt:variant>
      <vt:variant>
        <vt:i4>5</vt:i4>
      </vt:variant>
      <vt:variant>
        <vt:lpwstr>https://www.microsoft.com/p/msix-packaging-tool/9n5lw3jbcxkf</vt:lpwstr>
      </vt:variant>
      <vt:variant>
        <vt:lpwstr/>
      </vt:variant>
      <vt:variant>
        <vt:i4>4456519</vt:i4>
      </vt:variant>
      <vt:variant>
        <vt:i4>9</vt:i4>
      </vt:variant>
      <vt:variant>
        <vt:i4>0</vt:i4>
      </vt:variant>
      <vt:variant>
        <vt:i4>5</vt:i4>
      </vt:variant>
      <vt:variant>
        <vt:lpwstr>https://learn.microsoft.com/en-us/virtualization/hyper-v-on-windows/quick-start/quick-create-virtual-machine</vt:lpwstr>
      </vt:variant>
      <vt:variant>
        <vt:lpwstr/>
      </vt:variant>
      <vt:variant>
        <vt:i4>3407924</vt:i4>
      </vt:variant>
      <vt:variant>
        <vt:i4>6</vt:i4>
      </vt:variant>
      <vt:variant>
        <vt:i4>0</vt:i4>
      </vt:variant>
      <vt:variant>
        <vt:i4>5</vt:i4>
      </vt:variant>
      <vt:variant>
        <vt:lpwstr>https://learn.microsoft.com/en-us/windows/msix/packaging-tool/prepare-your-environment</vt:lpwstr>
      </vt:variant>
      <vt:variant>
        <vt:lpwstr/>
      </vt:variant>
      <vt:variant>
        <vt:i4>6946867</vt:i4>
      </vt:variant>
      <vt:variant>
        <vt:i4>3</vt:i4>
      </vt:variant>
      <vt:variant>
        <vt:i4>0</vt:i4>
      </vt:variant>
      <vt:variant>
        <vt:i4>5</vt:i4>
      </vt:variant>
      <vt:variant>
        <vt:lpwstr>https://learn.microsoft.com/en-us/windows/msix/desktop/source-code-overview</vt:lpwstr>
      </vt:variant>
      <vt:variant>
        <vt:lpwstr/>
      </vt:variant>
      <vt:variant>
        <vt:i4>2228333</vt:i4>
      </vt:variant>
      <vt:variant>
        <vt:i4>0</vt:i4>
      </vt:variant>
      <vt:variant>
        <vt:i4>0</vt:i4>
      </vt:variant>
      <vt:variant>
        <vt:i4>5</vt:i4>
      </vt:variant>
      <vt:variant>
        <vt:lpwstr>https://learn.microsoft.com/en-us/windows/msix/</vt:lpwstr>
      </vt:variant>
      <vt:variant>
        <vt:lpwstr/>
      </vt:variant>
      <vt:variant>
        <vt:i4>1572896</vt:i4>
      </vt:variant>
      <vt:variant>
        <vt:i4>0</vt:i4>
      </vt:variant>
      <vt:variant>
        <vt:i4>0</vt:i4>
      </vt:variant>
      <vt:variant>
        <vt:i4>5</vt:i4>
      </vt:variant>
      <vt:variant>
        <vt:lpwstr>mailto:nanooka@microsoft.com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Banerjee</dc:creator>
  <cp:keywords/>
  <dc:description/>
  <cp:lastModifiedBy>Aniket Banerjee</cp:lastModifiedBy>
  <cp:revision>262</cp:revision>
  <cp:lastPrinted>2023-03-08T08:30:00Z</cp:lastPrinted>
  <dcterms:created xsi:type="dcterms:W3CDTF">2023-02-28T22:10:00Z</dcterms:created>
  <dcterms:modified xsi:type="dcterms:W3CDTF">2023-03-13T04:43:00Z</dcterms:modified>
</cp:coreProperties>
</file>